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0C4E7" w14:textId="77777777" w:rsidR="00FF6393" w:rsidRDefault="00FF6393"/>
    <w:p w14:paraId="79EEB69E" w14:textId="77777777" w:rsidR="00FF6393" w:rsidRDefault="00FF6393"/>
    <w:p w14:paraId="55E0D065" w14:textId="77777777" w:rsidR="00FF6393" w:rsidRDefault="00FF6393"/>
    <w:p w14:paraId="2CA79C6B" w14:textId="77777777" w:rsidR="00FF6393" w:rsidRDefault="00FF6393"/>
    <w:p w14:paraId="352873A9" w14:textId="77777777" w:rsidR="00FF6393" w:rsidRDefault="00FF6393"/>
    <w:p w14:paraId="6BE9FC79" w14:textId="77777777" w:rsidR="00FF6393" w:rsidRDefault="00FF6393"/>
    <w:p w14:paraId="0A87A53F" w14:textId="77777777" w:rsidR="00FF6393" w:rsidRDefault="00FF6393"/>
    <w:p w14:paraId="10DB1BF6" w14:textId="77777777" w:rsidR="00FF6393" w:rsidRDefault="00FF6393"/>
    <w:p w14:paraId="40CC5714" w14:textId="77777777" w:rsidR="00FF6393" w:rsidRDefault="00FF6393"/>
    <w:p w14:paraId="7A356245" w14:textId="77777777" w:rsidR="00FF6393" w:rsidRDefault="00FF6393"/>
    <w:p w14:paraId="6D07E042" w14:textId="77777777" w:rsidR="00FF6393" w:rsidRDefault="00FF6393"/>
    <w:p w14:paraId="42EDC0F5" w14:textId="77777777" w:rsidR="00F04B3A" w:rsidRDefault="005B5539" w:rsidP="009745C0">
      <w:pPr>
        <w:pStyle w:val="Titolo"/>
        <w:pBdr>
          <w:top w:val="single" w:sz="4" w:space="1" w:color="000000"/>
          <w:left w:val="single" w:sz="4" w:space="4" w:color="000000"/>
          <w:right w:val="single" w:sz="4" w:space="4" w:color="000000"/>
        </w:pBdr>
        <w:shd w:val="clear" w:color="auto" w:fill="E7E6E6"/>
        <w:jc w:val="center"/>
      </w:pPr>
      <w:r>
        <w:t>BC-SIM-</w:t>
      </w:r>
      <w:r w:rsidR="00F04B3A">
        <w:t>TN</w:t>
      </w:r>
      <w:r>
        <w:t>-</w:t>
      </w:r>
      <w:r w:rsidR="00F04B3A">
        <w:t xml:space="preserve">SOIM MANUAL </w:t>
      </w:r>
    </w:p>
    <w:p w14:paraId="62333318" w14:textId="683E8E80" w:rsidR="00FF6393" w:rsidRPr="00F04B3A" w:rsidRDefault="00F04B3A" w:rsidP="009745C0">
      <w:pPr>
        <w:pStyle w:val="Titolo"/>
        <w:pBdr>
          <w:top w:val="single" w:sz="4" w:space="1" w:color="000000"/>
          <w:left w:val="single" w:sz="4" w:space="4" w:color="000000"/>
          <w:right w:val="single" w:sz="4" w:space="4" w:color="000000"/>
        </w:pBdr>
        <w:shd w:val="clear" w:color="auto" w:fill="E7E6E6"/>
        <w:jc w:val="center"/>
        <w:rPr>
          <w:sz w:val="52"/>
          <w:szCs w:val="52"/>
        </w:rPr>
      </w:pPr>
      <w:r w:rsidRPr="00F04B3A">
        <w:rPr>
          <w:sz w:val="52"/>
          <w:szCs w:val="52"/>
        </w:rPr>
        <w:t>(Simulator for Operation of Imaging Missions)</w:t>
      </w:r>
    </w:p>
    <w:p w14:paraId="613C07F1" w14:textId="77777777" w:rsidR="00FF6393" w:rsidRDefault="00FF6393" w:rsidP="009745C0">
      <w:pPr>
        <w:pBdr>
          <w:top w:val="single" w:sz="4" w:space="1" w:color="000000"/>
          <w:left w:val="single" w:sz="4" w:space="4" w:color="000000"/>
          <w:right w:val="single" w:sz="4" w:space="4" w:color="000000"/>
        </w:pBdr>
        <w:shd w:val="clear" w:color="auto" w:fill="E7E6E6"/>
        <w:jc w:val="center"/>
      </w:pPr>
    </w:p>
    <w:p w14:paraId="57099BCA" w14:textId="20ED66BD" w:rsidR="00FF6393" w:rsidRPr="000112B8" w:rsidRDefault="00F04B3A" w:rsidP="009745C0">
      <w:pPr>
        <w:pBdr>
          <w:top w:val="single" w:sz="4" w:space="1" w:color="000000"/>
          <w:left w:val="single" w:sz="4" w:space="4" w:color="000000"/>
          <w:right w:val="single" w:sz="4" w:space="4" w:color="000000"/>
        </w:pBdr>
        <w:shd w:val="clear" w:color="auto" w:fill="E7E6E6"/>
        <w:jc w:val="center"/>
        <w:rPr>
          <w:lang w:val="it-IT"/>
        </w:rPr>
      </w:pPr>
      <w:r>
        <w:rPr>
          <w:lang w:val="it-IT"/>
        </w:rPr>
        <w:t>Emanuele Simioni</w:t>
      </w:r>
      <w:r w:rsidRPr="009745C0">
        <w:rPr>
          <w:vertAlign w:val="superscript"/>
          <w:lang w:val="it-IT"/>
        </w:rPr>
        <w:t>1</w:t>
      </w:r>
      <w:r w:rsidR="000112B8">
        <w:rPr>
          <w:vertAlign w:val="superscript"/>
          <w:lang w:val="it-IT"/>
        </w:rPr>
        <w:t xml:space="preserve"> </w:t>
      </w:r>
      <w:r w:rsidR="000112B8">
        <w:rPr>
          <w:lang w:val="it-IT"/>
        </w:rPr>
        <w:t>, Michele Zusi</w:t>
      </w:r>
      <w:r w:rsidR="000112B8" w:rsidRPr="000112B8">
        <w:rPr>
          <w:vertAlign w:val="superscript"/>
          <w:lang w:val="it-IT"/>
        </w:rPr>
        <w:t>2</w:t>
      </w:r>
    </w:p>
    <w:p w14:paraId="4F98389D" w14:textId="77777777" w:rsidR="009745C0" w:rsidRDefault="009745C0" w:rsidP="009745C0">
      <w:pPr>
        <w:pBdr>
          <w:left w:val="single" w:sz="4" w:space="4" w:color="000000"/>
          <w:bottom w:val="single" w:sz="4" w:space="1" w:color="000000"/>
          <w:right w:val="single" w:sz="4" w:space="4" w:color="000000"/>
        </w:pBdr>
        <w:shd w:val="clear" w:color="auto" w:fill="E7E6E6"/>
        <w:jc w:val="center"/>
        <w:rPr>
          <w:lang w:val="it-IT"/>
        </w:rPr>
      </w:pPr>
      <w:r w:rsidRPr="009745C0">
        <w:rPr>
          <w:lang w:val="it-IT"/>
        </w:rPr>
        <w:t>Gabriele Cremonese</w:t>
      </w:r>
      <w:r w:rsidRPr="009745C0">
        <w:rPr>
          <w:vertAlign w:val="superscript"/>
          <w:lang w:val="it-IT"/>
        </w:rPr>
        <w:t>1</w:t>
      </w:r>
      <w:r w:rsidRPr="009745C0">
        <w:rPr>
          <w:lang w:val="it-IT"/>
        </w:rPr>
        <w:t>, Fabrizio Capaccioni</w:t>
      </w:r>
      <w:r w:rsidRPr="009745C0">
        <w:rPr>
          <w:vertAlign w:val="superscript"/>
          <w:lang w:val="it-IT"/>
        </w:rPr>
        <w:t>2</w:t>
      </w:r>
      <w:r>
        <w:rPr>
          <w:rFonts w:asciiTheme="minorHAnsi" w:hAnsiTheme="minorHAnsi" w:cstheme="minorHAnsi"/>
          <w:lang w:val="it-IT"/>
        </w:rPr>
        <w:t xml:space="preserve">, </w:t>
      </w:r>
      <w:r w:rsidRPr="00AD6A1C">
        <w:rPr>
          <w:lang w:val="it-IT"/>
        </w:rPr>
        <w:t>Alain Doress</w:t>
      </w:r>
      <w:r>
        <w:rPr>
          <w:lang w:val="it-IT"/>
        </w:rPr>
        <w:t>o</w:t>
      </w:r>
      <w:r w:rsidRPr="00AD6A1C">
        <w:rPr>
          <w:lang w:val="it-IT"/>
        </w:rPr>
        <w:t>undiram</w:t>
      </w:r>
      <w:r w:rsidRPr="00AD6A1C">
        <w:rPr>
          <w:vertAlign w:val="superscript"/>
          <w:lang w:val="it-IT"/>
        </w:rPr>
        <w:t>3</w:t>
      </w:r>
      <w:r w:rsidRPr="00AD6A1C">
        <w:rPr>
          <w:lang w:val="it-IT"/>
        </w:rPr>
        <w:t xml:space="preserve">, </w:t>
      </w:r>
      <w:r>
        <w:rPr>
          <w:lang w:val="it-IT"/>
        </w:rPr>
        <w:t xml:space="preserve"> </w:t>
      </w:r>
    </w:p>
    <w:p w14:paraId="6B976853" w14:textId="262409C9" w:rsidR="009745C0" w:rsidRPr="009745C0" w:rsidRDefault="009745C0" w:rsidP="009745C0">
      <w:pPr>
        <w:pBdr>
          <w:left w:val="single" w:sz="4" w:space="4" w:color="000000"/>
          <w:bottom w:val="single" w:sz="4" w:space="1" w:color="000000"/>
          <w:right w:val="single" w:sz="4" w:space="4" w:color="000000"/>
        </w:pBdr>
        <w:shd w:val="clear" w:color="auto" w:fill="E7E6E6"/>
        <w:jc w:val="center"/>
        <w:rPr>
          <w:rFonts w:asciiTheme="minorHAnsi" w:hAnsiTheme="minorHAnsi" w:cstheme="minorHAnsi"/>
          <w:lang w:val="it-IT"/>
        </w:rPr>
      </w:pPr>
      <w:r w:rsidRPr="00AD6A1C">
        <w:rPr>
          <w:lang w:val="it-IT"/>
        </w:rPr>
        <w:t>Pasquale Palumbo</w:t>
      </w:r>
      <w:r>
        <w:rPr>
          <w:vertAlign w:val="superscript"/>
          <w:lang w:val="it-IT"/>
        </w:rPr>
        <w:t>4</w:t>
      </w:r>
      <w:r w:rsidRPr="00AD6A1C">
        <w:rPr>
          <w:lang w:val="it-IT"/>
        </w:rPr>
        <w:t xml:space="preserve">, </w:t>
      </w:r>
      <w:r>
        <w:rPr>
          <w:lang w:val="it-IT"/>
        </w:rPr>
        <w:t>Cristina Re</w:t>
      </w:r>
      <w:r>
        <w:rPr>
          <w:vertAlign w:val="superscript"/>
          <w:lang w:val="it-IT"/>
        </w:rPr>
        <w:t>1</w:t>
      </w:r>
      <w:r w:rsidRPr="00AD6A1C">
        <w:rPr>
          <w:lang w:val="it-IT"/>
        </w:rPr>
        <w:t>, Mathieu Vincendon</w:t>
      </w:r>
      <w:r>
        <w:rPr>
          <w:vertAlign w:val="superscript"/>
          <w:lang w:val="it-IT"/>
        </w:rPr>
        <w:t>5</w:t>
      </w:r>
    </w:p>
    <w:p w14:paraId="7DB51C4A" w14:textId="77777777" w:rsidR="00FF6393" w:rsidRPr="00CE2E9C" w:rsidRDefault="00FF6393">
      <w:pPr>
        <w:rPr>
          <w:lang w:val="it-IT"/>
        </w:rPr>
      </w:pPr>
    </w:p>
    <w:p w14:paraId="280B3081" w14:textId="77777777" w:rsidR="00FF6393" w:rsidRPr="00CE2E9C" w:rsidRDefault="00FF6393">
      <w:pPr>
        <w:rPr>
          <w:lang w:val="it-IT"/>
        </w:rPr>
      </w:pPr>
    </w:p>
    <w:p w14:paraId="505094D0" w14:textId="77777777" w:rsidR="00FF6393" w:rsidRPr="00CE2E9C" w:rsidRDefault="00FF6393">
      <w:pPr>
        <w:rPr>
          <w:lang w:val="it-IT"/>
        </w:rPr>
      </w:pPr>
    </w:p>
    <w:p w14:paraId="3E69C222" w14:textId="77777777" w:rsidR="00FF6393" w:rsidRPr="00CE2E9C" w:rsidRDefault="00FF6393">
      <w:pPr>
        <w:rPr>
          <w:lang w:val="it-IT"/>
        </w:rPr>
      </w:pPr>
    </w:p>
    <w:p w14:paraId="7A4972A2" w14:textId="77777777" w:rsidR="00FF6393" w:rsidRPr="00CE2E9C" w:rsidRDefault="00FF6393">
      <w:pPr>
        <w:rPr>
          <w:lang w:val="it-IT"/>
        </w:rPr>
      </w:pPr>
    </w:p>
    <w:p w14:paraId="6EBF9A59" w14:textId="77777777" w:rsidR="00FF6393" w:rsidRPr="00CE2E9C" w:rsidRDefault="00FF6393">
      <w:pPr>
        <w:rPr>
          <w:lang w:val="it-IT"/>
        </w:rPr>
      </w:pPr>
    </w:p>
    <w:p w14:paraId="47913EF2" w14:textId="77777777" w:rsidR="00FF6393" w:rsidRPr="00CE2E9C" w:rsidRDefault="00FF6393">
      <w:pPr>
        <w:rPr>
          <w:lang w:val="it-IT"/>
        </w:rPr>
      </w:pPr>
    </w:p>
    <w:p w14:paraId="2A289212" w14:textId="77777777" w:rsidR="00FF6393" w:rsidRPr="00CE2E9C" w:rsidRDefault="00FF6393">
      <w:pPr>
        <w:rPr>
          <w:lang w:val="it-IT"/>
        </w:rPr>
      </w:pPr>
    </w:p>
    <w:p w14:paraId="7178934E" w14:textId="77777777" w:rsidR="00FF6393" w:rsidRPr="00CE2E9C" w:rsidRDefault="00FF6393">
      <w:pPr>
        <w:rPr>
          <w:lang w:val="it-IT"/>
        </w:rPr>
      </w:pPr>
    </w:p>
    <w:p w14:paraId="39B7FE37" w14:textId="77777777" w:rsidR="00FF6393" w:rsidRPr="00CE2E9C" w:rsidRDefault="00FF6393">
      <w:pPr>
        <w:rPr>
          <w:lang w:val="it-IT"/>
        </w:rPr>
      </w:pPr>
    </w:p>
    <w:p w14:paraId="62A04697" w14:textId="77777777" w:rsidR="00FF6393" w:rsidRPr="00CE2E9C" w:rsidRDefault="00FF6393">
      <w:pPr>
        <w:rPr>
          <w:lang w:val="it-IT"/>
        </w:rPr>
      </w:pPr>
    </w:p>
    <w:p w14:paraId="39C0FB0D" w14:textId="77777777" w:rsidR="00FF6393" w:rsidRPr="00CE2E9C" w:rsidRDefault="00FF6393">
      <w:pPr>
        <w:rPr>
          <w:lang w:val="it-IT"/>
        </w:rPr>
      </w:pPr>
    </w:p>
    <w:p w14:paraId="3B6C06A7" w14:textId="77777777" w:rsidR="00FF6393" w:rsidRPr="00CE2E9C" w:rsidRDefault="00FF6393">
      <w:pPr>
        <w:rPr>
          <w:lang w:val="it-IT"/>
        </w:rPr>
      </w:pPr>
    </w:p>
    <w:p w14:paraId="3A4801D8" w14:textId="77777777" w:rsidR="00FF6393" w:rsidRPr="00CE2E9C" w:rsidRDefault="00FF6393">
      <w:pPr>
        <w:rPr>
          <w:lang w:val="it-IT"/>
        </w:rPr>
      </w:pPr>
    </w:p>
    <w:p w14:paraId="777B98C0" w14:textId="77777777" w:rsidR="00FF6393" w:rsidRPr="00CE2E9C" w:rsidRDefault="00FF6393">
      <w:pPr>
        <w:rPr>
          <w:lang w:val="it-IT"/>
        </w:rPr>
      </w:pPr>
    </w:p>
    <w:p w14:paraId="5BA0036C" w14:textId="77777777" w:rsidR="00FF6393" w:rsidRPr="00CE2E9C" w:rsidRDefault="00FF6393">
      <w:pPr>
        <w:rPr>
          <w:lang w:val="it-IT"/>
        </w:rPr>
      </w:pPr>
    </w:p>
    <w:p w14:paraId="0C61EE50"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1</w:t>
      </w:r>
      <w:r w:rsidRPr="00F57D54">
        <w:rPr>
          <w:lang w:val="it-IT"/>
        </w:rPr>
        <w:t xml:space="preserve">INAF-OAPD, Vicolo Osservatorio 5,35122, Padua, </w:t>
      </w:r>
      <w:proofErr w:type="spellStart"/>
      <w:r w:rsidRPr="00F57D54">
        <w:rPr>
          <w:lang w:val="it-IT"/>
        </w:rPr>
        <w:t>Italy</w:t>
      </w:r>
      <w:proofErr w:type="spellEnd"/>
    </w:p>
    <w:p w14:paraId="24002BB6" w14:textId="77777777" w:rsidR="009745C0" w:rsidRPr="00F57D54"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2</w:t>
      </w:r>
      <w:r w:rsidRPr="00F57D54">
        <w:rPr>
          <w:lang w:val="it-IT"/>
        </w:rPr>
        <w:t>I</w:t>
      </w:r>
      <w:r w:rsidRPr="00AD6A1C">
        <w:rPr>
          <w:lang w:val="it-IT"/>
        </w:rPr>
        <w:t xml:space="preserve">NAF-IAPS Via Fosso del Cavaliere 100, 00133, Rome, </w:t>
      </w:r>
      <w:proofErr w:type="spellStart"/>
      <w:r w:rsidRPr="00AD6A1C">
        <w:rPr>
          <w:lang w:val="it-IT"/>
        </w:rPr>
        <w:t>Italy</w:t>
      </w:r>
      <w:proofErr w:type="spellEnd"/>
    </w:p>
    <w:p w14:paraId="3599A4E2" w14:textId="77777777" w:rsidR="009745C0"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sidRPr="00F57D54">
        <w:rPr>
          <w:vertAlign w:val="superscript"/>
          <w:lang w:val="it-IT"/>
        </w:rPr>
        <w:t>3</w:t>
      </w:r>
      <w:r>
        <w:rPr>
          <w:lang w:val="it-IT"/>
        </w:rPr>
        <w:t>O</w:t>
      </w:r>
      <w:r w:rsidRPr="00AD6A1C">
        <w:rPr>
          <w:lang w:val="it-IT"/>
        </w:rPr>
        <w:t>bservatoire de Paris</w:t>
      </w:r>
      <w:r>
        <w:rPr>
          <w:lang w:val="it-IT"/>
        </w:rPr>
        <w:t xml:space="preserve"> – PLS</w:t>
      </w:r>
      <w:r w:rsidRPr="00AD6A1C">
        <w:rPr>
          <w:lang w:val="it-IT"/>
        </w:rPr>
        <w:t xml:space="preserve">, </w:t>
      </w:r>
      <w:proofErr w:type="spellStart"/>
      <w:r w:rsidRPr="00AD6A1C">
        <w:rPr>
          <w:lang w:val="it-IT"/>
        </w:rPr>
        <w:t>Laboratoire</w:t>
      </w:r>
      <w:proofErr w:type="spellEnd"/>
      <w:r w:rsidRPr="00AD6A1C">
        <w:rPr>
          <w:lang w:val="it-IT"/>
        </w:rPr>
        <w:t xml:space="preserve"> d'</w:t>
      </w:r>
      <w:proofErr w:type="spellStart"/>
      <w:r w:rsidRPr="00AD6A1C">
        <w:rPr>
          <w:lang w:val="it-IT"/>
        </w:rPr>
        <w:t>Études</w:t>
      </w:r>
      <w:proofErr w:type="spellEnd"/>
      <w:r w:rsidRPr="00AD6A1C">
        <w:rPr>
          <w:lang w:val="it-IT"/>
        </w:rPr>
        <w:t xml:space="preserve"> </w:t>
      </w:r>
      <w:proofErr w:type="spellStart"/>
      <w:r w:rsidRPr="00AD6A1C">
        <w:rPr>
          <w:lang w:val="it-IT"/>
        </w:rPr>
        <w:t>Spatiales</w:t>
      </w:r>
      <w:proofErr w:type="spellEnd"/>
      <w:r w:rsidRPr="00AD6A1C">
        <w:rPr>
          <w:lang w:val="it-IT"/>
        </w:rPr>
        <w:t xml:space="preserve"> et d'</w:t>
      </w:r>
      <w:proofErr w:type="spellStart"/>
      <w:r w:rsidRPr="00AD6A1C">
        <w:rPr>
          <w:lang w:val="it-IT"/>
        </w:rPr>
        <w:t>Instrumentation</w:t>
      </w:r>
      <w:proofErr w:type="spellEnd"/>
      <w:r w:rsidRPr="00AD6A1C">
        <w:rPr>
          <w:lang w:val="it-IT"/>
        </w:rPr>
        <w:t xml:space="preserve"> en </w:t>
      </w:r>
      <w:proofErr w:type="spellStart"/>
      <w:r w:rsidRPr="00AD6A1C">
        <w:rPr>
          <w:lang w:val="it-IT"/>
        </w:rPr>
        <w:t>Astrophysique</w:t>
      </w:r>
      <w:proofErr w:type="spellEnd"/>
      <w:r>
        <w:rPr>
          <w:lang w:val="it-IT"/>
        </w:rPr>
        <w:t xml:space="preserve"> (LESIA</w:t>
      </w:r>
      <w:r w:rsidRPr="00AD6A1C">
        <w:rPr>
          <w:lang w:val="it-IT"/>
        </w:rPr>
        <w:t xml:space="preserve">), 92195 Meudon </w:t>
      </w:r>
      <w:proofErr w:type="spellStart"/>
      <w:r w:rsidRPr="00AD6A1C">
        <w:rPr>
          <w:lang w:val="it-IT"/>
        </w:rPr>
        <w:t>Cedex</w:t>
      </w:r>
      <w:proofErr w:type="spellEnd"/>
      <w:r w:rsidRPr="00AD6A1C">
        <w:rPr>
          <w:lang w:val="it-IT"/>
        </w:rPr>
        <w:t>, France</w:t>
      </w:r>
    </w:p>
    <w:p w14:paraId="62573BAE"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4</w:t>
      </w:r>
      <w:r w:rsidRPr="00AD6A1C">
        <w:rPr>
          <w:lang w:val="it-IT"/>
        </w:rPr>
        <w:t xml:space="preserve">Università Parthenope, Centro Direzionale Isola 4, 80133, </w:t>
      </w:r>
      <w:proofErr w:type="spellStart"/>
      <w:r w:rsidRPr="00AD6A1C">
        <w:rPr>
          <w:lang w:val="it-IT"/>
        </w:rPr>
        <w:t>Naples</w:t>
      </w:r>
      <w:proofErr w:type="spellEnd"/>
      <w:r w:rsidRPr="00AD6A1C">
        <w:rPr>
          <w:lang w:val="it-IT"/>
        </w:rPr>
        <w:t xml:space="preserve">, </w:t>
      </w:r>
      <w:proofErr w:type="spellStart"/>
      <w:r w:rsidRPr="00AD6A1C">
        <w:rPr>
          <w:lang w:val="it-IT"/>
        </w:rPr>
        <w:t>Italy</w:t>
      </w:r>
      <w:proofErr w:type="spellEnd"/>
    </w:p>
    <w:p w14:paraId="47996A49" w14:textId="77777777" w:rsidR="009745C0" w:rsidRPr="00AD6A1C" w:rsidRDefault="009745C0" w:rsidP="009745C0">
      <w:pPr>
        <w:pBdr>
          <w:top w:val="single" w:sz="4" w:space="1" w:color="000000"/>
          <w:left w:val="single" w:sz="4" w:space="4" w:color="000000"/>
          <w:bottom w:val="single" w:sz="4" w:space="1" w:color="000000"/>
          <w:right w:val="single" w:sz="4" w:space="4" w:color="000000"/>
        </w:pBdr>
        <w:shd w:val="clear" w:color="auto" w:fill="E7E6E6"/>
        <w:rPr>
          <w:lang w:val="it-IT"/>
        </w:rPr>
      </w:pPr>
      <w:r>
        <w:rPr>
          <w:vertAlign w:val="superscript"/>
          <w:lang w:val="it-IT"/>
        </w:rPr>
        <w:t>5</w:t>
      </w:r>
      <w:r w:rsidRPr="00AD6A1C">
        <w:rPr>
          <w:lang w:val="it-IT"/>
        </w:rPr>
        <w:t>Institut d’</w:t>
      </w:r>
      <w:proofErr w:type="spellStart"/>
      <w:r w:rsidRPr="00AD6A1C">
        <w:rPr>
          <w:lang w:val="it-IT"/>
        </w:rPr>
        <w:t>Astrophysique</w:t>
      </w:r>
      <w:proofErr w:type="spellEnd"/>
      <w:r w:rsidRPr="00AD6A1C">
        <w:rPr>
          <w:lang w:val="it-IT"/>
        </w:rPr>
        <w:t xml:space="preserve"> </w:t>
      </w:r>
      <w:proofErr w:type="spellStart"/>
      <w:r w:rsidRPr="00AD6A1C">
        <w:rPr>
          <w:lang w:val="it-IT"/>
        </w:rPr>
        <w:t>Spatiale</w:t>
      </w:r>
      <w:proofErr w:type="spellEnd"/>
      <w:r w:rsidRPr="00AD6A1C">
        <w:rPr>
          <w:lang w:val="it-IT"/>
        </w:rPr>
        <w:t>, CNRS / Université Paris Sud, 91405, Orsay, France</w:t>
      </w:r>
    </w:p>
    <w:p w14:paraId="1577E05A" w14:textId="77777777" w:rsidR="00FF6393" w:rsidRPr="00CE2E9C" w:rsidRDefault="005B5539">
      <w:pPr>
        <w:jc w:val="left"/>
        <w:rPr>
          <w:lang w:val="it-IT"/>
        </w:rPr>
      </w:pPr>
      <w:r w:rsidRPr="00CE2E9C">
        <w:rPr>
          <w:lang w:val="it-IT"/>
        </w:rPr>
        <w:br w:type="page"/>
      </w:r>
    </w:p>
    <w:p w14:paraId="32E69DCF" w14:textId="77777777" w:rsidR="00FF6393" w:rsidRDefault="005B5539" w:rsidP="009C7162">
      <w:pPr>
        <w:pStyle w:val="Titolo1"/>
      </w:pPr>
      <w:bookmarkStart w:id="0" w:name="_Toc119401508"/>
      <w:r>
        <w:lastRenderedPageBreak/>
        <w:t>Index</w:t>
      </w:r>
      <w:bookmarkEnd w:id="0"/>
    </w:p>
    <w:p w14:paraId="7D7CC818" w14:textId="23F4E3A8" w:rsidR="00964F29" w:rsidRDefault="00CE2E9C">
      <w:pPr>
        <w:pStyle w:val="Sommario1"/>
        <w:tabs>
          <w:tab w:val="left" w:pos="480"/>
        </w:tabs>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19401508" w:history="1">
        <w:r w:rsidR="00964F29" w:rsidRPr="00BB54D8">
          <w:rPr>
            <w:rStyle w:val="Collegamentoipertestuale"/>
            <w:noProof/>
          </w:rPr>
          <w:t>1.</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Index</w:t>
        </w:r>
        <w:r w:rsidR="00964F29">
          <w:rPr>
            <w:noProof/>
            <w:webHidden/>
          </w:rPr>
          <w:tab/>
        </w:r>
        <w:r w:rsidR="00964F29">
          <w:rPr>
            <w:noProof/>
            <w:webHidden/>
          </w:rPr>
          <w:fldChar w:fldCharType="begin"/>
        </w:r>
        <w:r w:rsidR="00964F29">
          <w:rPr>
            <w:noProof/>
            <w:webHidden/>
          </w:rPr>
          <w:instrText xml:space="preserve"> PAGEREF _Toc119401508 \h </w:instrText>
        </w:r>
        <w:r w:rsidR="00964F29">
          <w:rPr>
            <w:noProof/>
            <w:webHidden/>
          </w:rPr>
        </w:r>
        <w:r w:rsidR="00964F29">
          <w:rPr>
            <w:noProof/>
            <w:webHidden/>
          </w:rPr>
          <w:fldChar w:fldCharType="separate"/>
        </w:r>
        <w:r w:rsidR="00964F29">
          <w:rPr>
            <w:noProof/>
            <w:webHidden/>
          </w:rPr>
          <w:t>2</w:t>
        </w:r>
        <w:r w:rsidR="00964F29">
          <w:rPr>
            <w:noProof/>
            <w:webHidden/>
          </w:rPr>
          <w:fldChar w:fldCharType="end"/>
        </w:r>
      </w:hyperlink>
    </w:p>
    <w:p w14:paraId="3715360F" w14:textId="1456931B"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09" w:history="1">
        <w:r w:rsidR="00964F29" w:rsidRPr="00BB54D8">
          <w:rPr>
            <w:rStyle w:val="Collegamentoipertestuale"/>
            <w:noProof/>
          </w:rPr>
          <w:t>2.</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Introduction</w:t>
        </w:r>
        <w:r w:rsidR="00964F29">
          <w:rPr>
            <w:noProof/>
            <w:webHidden/>
          </w:rPr>
          <w:tab/>
        </w:r>
        <w:r w:rsidR="00964F29">
          <w:rPr>
            <w:noProof/>
            <w:webHidden/>
          </w:rPr>
          <w:fldChar w:fldCharType="begin"/>
        </w:r>
        <w:r w:rsidR="00964F29">
          <w:rPr>
            <w:noProof/>
            <w:webHidden/>
          </w:rPr>
          <w:instrText xml:space="preserve"> PAGEREF _Toc119401509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43C7A24F" w14:textId="58E92712"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0" w:history="1">
        <w:r w:rsidR="00964F29" w:rsidRPr="00BB54D8">
          <w:rPr>
            <w:rStyle w:val="Collegamentoipertestuale"/>
            <w:noProof/>
          </w:rPr>
          <w:t>2.1.</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Scope</w:t>
        </w:r>
        <w:r w:rsidR="00964F29">
          <w:rPr>
            <w:noProof/>
            <w:webHidden/>
          </w:rPr>
          <w:tab/>
        </w:r>
        <w:r w:rsidR="00964F29">
          <w:rPr>
            <w:noProof/>
            <w:webHidden/>
          </w:rPr>
          <w:fldChar w:fldCharType="begin"/>
        </w:r>
        <w:r w:rsidR="00964F29">
          <w:rPr>
            <w:noProof/>
            <w:webHidden/>
          </w:rPr>
          <w:instrText xml:space="preserve"> PAGEREF _Toc119401510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5CAA87C4" w14:textId="50614A3A"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1" w:history="1">
        <w:r w:rsidR="00964F29" w:rsidRPr="00BB54D8">
          <w:rPr>
            <w:rStyle w:val="Collegamentoipertestuale"/>
            <w:noProof/>
          </w:rPr>
          <w:t>2.2.</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Reference Document</w:t>
        </w:r>
        <w:r w:rsidR="00964F29">
          <w:rPr>
            <w:noProof/>
            <w:webHidden/>
          </w:rPr>
          <w:tab/>
        </w:r>
        <w:r w:rsidR="00964F29">
          <w:rPr>
            <w:noProof/>
            <w:webHidden/>
          </w:rPr>
          <w:fldChar w:fldCharType="begin"/>
        </w:r>
        <w:r w:rsidR="00964F29">
          <w:rPr>
            <w:noProof/>
            <w:webHidden/>
          </w:rPr>
          <w:instrText xml:space="preserve"> PAGEREF _Toc119401511 \h </w:instrText>
        </w:r>
        <w:r w:rsidR="00964F29">
          <w:rPr>
            <w:noProof/>
            <w:webHidden/>
          </w:rPr>
        </w:r>
        <w:r w:rsidR="00964F29">
          <w:rPr>
            <w:noProof/>
            <w:webHidden/>
          </w:rPr>
          <w:fldChar w:fldCharType="separate"/>
        </w:r>
        <w:r w:rsidR="00964F29">
          <w:rPr>
            <w:noProof/>
            <w:webHidden/>
          </w:rPr>
          <w:t>4</w:t>
        </w:r>
        <w:r w:rsidR="00964F29">
          <w:rPr>
            <w:noProof/>
            <w:webHidden/>
          </w:rPr>
          <w:fldChar w:fldCharType="end"/>
        </w:r>
      </w:hyperlink>
    </w:p>
    <w:p w14:paraId="15274698" w14:textId="66EFE9B6"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2" w:history="1">
        <w:r w:rsidR="00964F29" w:rsidRPr="00BB54D8">
          <w:rPr>
            <w:rStyle w:val="Collegamentoipertestuale"/>
            <w:noProof/>
          </w:rPr>
          <w:t>2.3.</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Acronyms</w:t>
        </w:r>
        <w:r w:rsidR="00964F29">
          <w:rPr>
            <w:noProof/>
            <w:webHidden/>
          </w:rPr>
          <w:tab/>
        </w:r>
        <w:r w:rsidR="00964F29">
          <w:rPr>
            <w:noProof/>
            <w:webHidden/>
          </w:rPr>
          <w:fldChar w:fldCharType="begin"/>
        </w:r>
        <w:r w:rsidR="00964F29">
          <w:rPr>
            <w:noProof/>
            <w:webHidden/>
          </w:rPr>
          <w:instrText xml:space="preserve"> PAGEREF _Toc119401512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1ECBE746" w14:textId="426755A8"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3" w:history="1">
        <w:r w:rsidR="00964F29" w:rsidRPr="00BB54D8">
          <w:rPr>
            <w:rStyle w:val="Collegamentoipertestuale"/>
            <w:noProof/>
          </w:rPr>
          <w:t>2.4.</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Document Format and Repository</w:t>
        </w:r>
        <w:r w:rsidR="00964F29">
          <w:rPr>
            <w:noProof/>
            <w:webHidden/>
          </w:rPr>
          <w:tab/>
        </w:r>
        <w:r w:rsidR="00964F29">
          <w:rPr>
            <w:noProof/>
            <w:webHidden/>
          </w:rPr>
          <w:fldChar w:fldCharType="begin"/>
        </w:r>
        <w:r w:rsidR="00964F29">
          <w:rPr>
            <w:noProof/>
            <w:webHidden/>
          </w:rPr>
          <w:instrText xml:space="preserve"> PAGEREF _Toc119401513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0F7428CC" w14:textId="354719F1"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4" w:history="1">
        <w:r w:rsidR="00964F29" w:rsidRPr="00BB54D8">
          <w:rPr>
            <w:rStyle w:val="Collegamentoipertestuale"/>
            <w:noProof/>
          </w:rPr>
          <w:t>2.5.</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Software Version</w:t>
        </w:r>
        <w:r w:rsidR="00964F29">
          <w:rPr>
            <w:noProof/>
            <w:webHidden/>
          </w:rPr>
          <w:tab/>
        </w:r>
        <w:r w:rsidR="00964F29">
          <w:rPr>
            <w:noProof/>
            <w:webHidden/>
          </w:rPr>
          <w:fldChar w:fldCharType="begin"/>
        </w:r>
        <w:r w:rsidR="00964F29">
          <w:rPr>
            <w:noProof/>
            <w:webHidden/>
          </w:rPr>
          <w:instrText xml:space="preserve"> PAGEREF _Toc119401514 \h </w:instrText>
        </w:r>
        <w:r w:rsidR="00964F29">
          <w:rPr>
            <w:noProof/>
            <w:webHidden/>
          </w:rPr>
        </w:r>
        <w:r w:rsidR="00964F29">
          <w:rPr>
            <w:noProof/>
            <w:webHidden/>
          </w:rPr>
          <w:fldChar w:fldCharType="separate"/>
        </w:r>
        <w:r w:rsidR="00964F29">
          <w:rPr>
            <w:noProof/>
            <w:webHidden/>
          </w:rPr>
          <w:t>5</w:t>
        </w:r>
        <w:r w:rsidR="00964F29">
          <w:rPr>
            <w:noProof/>
            <w:webHidden/>
          </w:rPr>
          <w:fldChar w:fldCharType="end"/>
        </w:r>
      </w:hyperlink>
    </w:p>
    <w:p w14:paraId="764DCEB5" w14:textId="790ADA42"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5" w:history="1">
        <w:r w:rsidR="00964F29" w:rsidRPr="00BB54D8">
          <w:rPr>
            <w:rStyle w:val="Collegamentoipertestuale"/>
            <w:noProof/>
          </w:rPr>
          <w:t>2.6.</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Document organization</w:t>
        </w:r>
        <w:r w:rsidR="00964F29">
          <w:rPr>
            <w:noProof/>
            <w:webHidden/>
          </w:rPr>
          <w:tab/>
        </w:r>
        <w:r w:rsidR="00964F29">
          <w:rPr>
            <w:noProof/>
            <w:webHidden/>
          </w:rPr>
          <w:fldChar w:fldCharType="begin"/>
        </w:r>
        <w:r w:rsidR="00964F29">
          <w:rPr>
            <w:noProof/>
            <w:webHidden/>
          </w:rPr>
          <w:instrText xml:space="preserve"> PAGEREF _Toc119401515 \h </w:instrText>
        </w:r>
        <w:r w:rsidR="00964F29">
          <w:rPr>
            <w:noProof/>
            <w:webHidden/>
          </w:rPr>
        </w:r>
        <w:r w:rsidR="00964F29">
          <w:rPr>
            <w:noProof/>
            <w:webHidden/>
          </w:rPr>
          <w:fldChar w:fldCharType="separate"/>
        </w:r>
        <w:r w:rsidR="00964F29">
          <w:rPr>
            <w:noProof/>
            <w:webHidden/>
          </w:rPr>
          <w:t>6</w:t>
        </w:r>
        <w:r w:rsidR="00964F29">
          <w:rPr>
            <w:noProof/>
            <w:webHidden/>
          </w:rPr>
          <w:fldChar w:fldCharType="end"/>
        </w:r>
      </w:hyperlink>
    </w:p>
    <w:p w14:paraId="21FFE33A" w14:textId="0844524F"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16" w:history="1">
        <w:r w:rsidR="00964F29" w:rsidRPr="00BB54D8">
          <w:rPr>
            <w:rStyle w:val="Collegamentoipertestuale"/>
            <w:noProof/>
          </w:rPr>
          <w:t>3.</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Software Description</w:t>
        </w:r>
        <w:r w:rsidR="00964F29">
          <w:rPr>
            <w:noProof/>
            <w:webHidden/>
          </w:rPr>
          <w:tab/>
        </w:r>
        <w:r w:rsidR="00964F29">
          <w:rPr>
            <w:noProof/>
            <w:webHidden/>
          </w:rPr>
          <w:fldChar w:fldCharType="begin"/>
        </w:r>
        <w:r w:rsidR="00964F29">
          <w:rPr>
            <w:noProof/>
            <w:webHidden/>
          </w:rPr>
          <w:instrText xml:space="preserve"> PAGEREF _Toc119401516 \h </w:instrText>
        </w:r>
        <w:r w:rsidR="00964F29">
          <w:rPr>
            <w:noProof/>
            <w:webHidden/>
          </w:rPr>
        </w:r>
        <w:r w:rsidR="00964F29">
          <w:rPr>
            <w:noProof/>
            <w:webHidden/>
          </w:rPr>
          <w:fldChar w:fldCharType="separate"/>
        </w:r>
        <w:r w:rsidR="00964F29">
          <w:rPr>
            <w:noProof/>
            <w:webHidden/>
          </w:rPr>
          <w:t>7</w:t>
        </w:r>
        <w:r w:rsidR="00964F29">
          <w:rPr>
            <w:noProof/>
            <w:webHidden/>
          </w:rPr>
          <w:fldChar w:fldCharType="end"/>
        </w:r>
      </w:hyperlink>
    </w:p>
    <w:p w14:paraId="70BCEA14" w14:textId="128BDAD0"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7" w:history="1">
        <w:r w:rsidR="00964F29" w:rsidRPr="00BB54D8">
          <w:rPr>
            <w:rStyle w:val="Collegamentoipertestuale"/>
            <w:noProof/>
          </w:rPr>
          <w:t>3.1.</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Objective and structure</w:t>
        </w:r>
        <w:r w:rsidR="00964F29">
          <w:rPr>
            <w:noProof/>
            <w:webHidden/>
          </w:rPr>
          <w:tab/>
        </w:r>
        <w:r w:rsidR="00964F29">
          <w:rPr>
            <w:noProof/>
            <w:webHidden/>
          </w:rPr>
          <w:fldChar w:fldCharType="begin"/>
        </w:r>
        <w:r w:rsidR="00964F29">
          <w:rPr>
            <w:noProof/>
            <w:webHidden/>
          </w:rPr>
          <w:instrText xml:space="preserve"> PAGEREF _Toc119401517 \h </w:instrText>
        </w:r>
        <w:r w:rsidR="00964F29">
          <w:rPr>
            <w:noProof/>
            <w:webHidden/>
          </w:rPr>
        </w:r>
        <w:r w:rsidR="00964F29">
          <w:rPr>
            <w:noProof/>
            <w:webHidden/>
          </w:rPr>
          <w:fldChar w:fldCharType="separate"/>
        </w:r>
        <w:r w:rsidR="00964F29">
          <w:rPr>
            <w:noProof/>
            <w:webHidden/>
          </w:rPr>
          <w:t>7</w:t>
        </w:r>
        <w:r w:rsidR="00964F29">
          <w:rPr>
            <w:noProof/>
            <w:webHidden/>
          </w:rPr>
          <w:fldChar w:fldCharType="end"/>
        </w:r>
      </w:hyperlink>
    </w:p>
    <w:p w14:paraId="1A6D0272" w14:textId="5A7B96A7"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18" w:history="1">
        <w:r w:rsidR="00964F29" w:rsidRPr="00BB54D8">
          <w:rPr>
            <w:rStyle w:val="Collegamentoipertestuale"/>
            <w:noProof/>
          </w:rPr>
          <w:t>4.</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Input</w:t>
        </w:r>
        <w:r w:rsidR="00964F29">
          <w:rPr>
            <w:noProof/>
            <w:webHidden/>
          </w:rPr>
          <w:tab/>
        </w:r>
        <w:r w:rsidR="00964F29">
          <w:rPr>
            <w:noProof/>
            <w:webHidden/>
          </w:rPr>
          <w:fldChar w:fldCharType="begin"/>
        </w:r>
        <w:r w:rsidR="00964F29">
          <w:rPr>
            <w:noProof/>
            <w:webHidden/>
          </w:rPr>
          <w:instrText xml:space="preserve"> PAGEREF _Toc119401518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63038895" w14:textId="3EA23886"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19" w:history="1">
        <w:r w:rsidR="00964F29" w:rsidRPr="00BB54D8">
          <w:rPr>
            <w:rStyle w:val="Collegamentoipertestuale"/>
            <w:noProof/>
          </w:rPr>
          <w:t>4.1.</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Textual</w:t>
        </w:r>
        <w:r w:rsidR="00964F29">
          <w:rPr>
            <w:noProof/>
            <w:webHidden/>
          </w:rPr>
          <w:tab/>
        </w:r>
        <w:r w:rsidR="00964F29">
          <w:rPr>
            <w:noProof/>
            <w:webHidden/>
          </w:rPr>
          <w:fldChar w:fldCharType="begin"/>
        </w:r>
        <w:r w:rsidR="00964F29">
          <w:rPr>
            <w:noProof/>
            <w:webHidden/>
          </w:rPr>
          <w:instrText xml:space="preserve"> PAGEREF _Toc119401519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199BACAD" w14:textId="53975321"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20" w:history="1">
        <w:r w:rsidR="00964F29" w:rsidRPr="00BB54D8">
          <w:rPr>
            <w:rStyle w:val="Collegamentoipertestuale"/>
            <w:noProof/>
          </w:rPr>
          <w:t>4.2.</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SK Inputs</w:t>
        </w:r>
        <w:r w:rsidR="00964F29">
          <w:rPr>
            <w:noProof/>
            <w:webHidden/>
          </w:rPr>
          <w:tab/>
        </w:r>
        <w:r w:rsidR="00964F29">
          <w:rPr>
            <w:noProof/>
            <w:webHidden/>
          </w:rPr>
          <w:fldChar w:fldCharType="begin"/>
        </w:r>
        <w:r w:rsidR="00964F29">
          <w:rPr>
            <w:noProof/>
            <w:webHidden/>
          </w:rPr>
          <w:instrText xml:space="preserve"> PAGEREF _Toc119401520 \h </w:instrText>
        </w:r>
        <w:r w:rsidR="00964F29">
          <w:rPr>
            <w:noProof/>
            <w:webHidden/>
          </w:rPr>
        </w:r>
        <w:r w:rsidR="00964F29">
          <w:rPr>
            <w:noProof/>
            <w:webHidden/>
          </w:rPr>
          <w:fldChar w:fldCharType="separate"/>
        </w:r>
        <w:r w:rsidR="00964F29">
          <w:rPr>
            <w:noProof/>
            <w:webHidden/>
          </w:rPr>
          <w:t>10</w:t>
        </w:r>
        <w:r w:rsidR="00964F29">
          <w:rPr>
            <w:noProof/>
            <w:webHidden/>
          </w:rPr>
          <w:fldChar w:fldCharType="end"/>
        </w:r>
      </w:hyperlink>
    </w:p>
    <w:p w14:paraId="043C1595" w14:textId="32FD7E05"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21" w:history="1">
        <w:r w:rsidR="00964F29" w:rsidRPr="00BB54D8">
          <w:rPr>
            <w:rStyle w:val="Collegamentoipertestuale"/>
            <w:noProof/>
          </w:rPr>
          <w:t>4.3.</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Input timeline file</w:t>
        </w:r>
        <w:r w:rsidR="00964F29">
          <w:rPr>
            <w:noProof/>
            <w:webHidden/>
          </w:rPr>
          <w:tab/>
        </w:r>
        <w:r w:rsidR="00964F29">
          <w:rPr>
            <w:noProof/>
            <w:webHidden/>
          </w:rPr>
          <w:fldChar w:fldCharType="begin"/>
        </w:r>
        <w:r w:rsidR="00964F29">
          <w:rPr>
            <w:noProof/>
            <w:webHidden/>
          </w:rPr>
          <w:instrText xml:space="preserve"> PAGEREF _Toc119401521 \h </w:instrText>
        </w:r>
        <w:r w:rsidR="00964F29">
          <w:rPr>
            <w:noProof/>
            <w:webHidden/>
          </w:rPr>
        </w:r>
        <w:r w:rsidR="00964F29">
          <w:rPr>
            <w:noProof/>
            <w:webHidden/>
          </w:rPr>
          <w:fldChar w:fldCharType="separate"/>
        </w:r>
        <w:r w:rsidR="00964F29">
          <w:rPr>
            <w:noProof/>
            <w:webHidden/>
          </w:rPr>
          <w:t>11</w:t>
        </w:r>
        <w:r w:rsidR="00964F29">
          <w:rPr>
            <w:noProof/>
            <w:webHidden/>
          </w:rPr>
          <w:fldChar w:fldCharType="end"/>
        </w:r>
      </w:hyperlink>
    </w:p>
    <w:p w14:paraId="1014B977" w14:textId="13A4519A" w:rsidR="00964F29" w:rsidRDefault="00000000">
      <w:pPr>
        <w:pStyle w:val="Sommario2"/>
        <w:tabs>
          <w:tab w:val="left" w:pos="960"/>
          <w:tab w:val="right" w:pos="9622"/>
        </w:tabs>
        <w:rPr>
          <w:rFonts w:asciiTheme="minorHAnsi" w:eastAsiaTheme="minorEastAsia" w:hAnsiTheme="minorHAnsi" w:cstheme="minorBidi"/>
          <w:smallCaps w:val="0"/>
          <w:noProof/>
          <w:sz w:val="22"/>
          <w:szCs w:val="22"/>
          <w:lang w:eastAsia="en-US"/>
        </w:rPr>
      </w:pPr>
      <w:hyperlink w:anchor="_Toc119401522" w:history="1">
        <w:r w:rsidR="00964F29" w:rsidRPr="00BB54D8">
          <w:rPr>
            <w:rStyle w:val="Collegamentoipertestuale"/>
            <w:noProof/>
          </w:rPr>
          <w:t>4.4.</w:t>
        </w:r>
        <w:r w:rsidR="00964F29">
          <w:rPr>
            <w:rFonts w:asciiTheme="minorHAnsi" w:eastAsiaTheme="minorEastAsia" w:hAnsiTheme="minorHAnsi" w:cstheme="minorBidi"/>
            <w:smallCaps w:val="0"/>
            <w:noProof/>
            <w:sz w:val="22"/>
            <w:szCs w:val="22"/>
            <w:lang w:eastAsia="en-US"/>
          </w:rPr>
          <w:tab/>
        </w:r>
        <w:r w:rsidR="00964F29" w:rsidRPr="00BB54D8">
          <w:rPr>
            <w:rStyle w:val="Collegamentoipertestuale"/>
            <w:noProof/>
          </w:rPr>
          <w:t>Internal option</w:t>
        </w:r>
        <w:r w:rsidR="00964F29">
          <w:rPr>
            <w:noProof/>
            <w:webHidden/>
          </w:rPr>
          <w:tab/>
        </w:r>
        <w:r w:rsidR="00964F29">
          <w:rPr>
            <w:noProof/>
            <w:webHidden/>
          </w:rPr>
          <w:fldChar w:fldCharType="begin"/>
        </w:r>
        <w:r w:rsidR="00964F29">
          <w:rPr>
            <w:noProof/>
            <w:webHidden/>
          </w:rPr>
          <w:instrText xml:space="preserve"> PAGEREF _Toc119401522 \h </w:instrText>
        </w:r>
        <w:r w:rsidR="00964F29">
          <w:rPr>
            <w:noProof/>
            <w:webHidden/>
          </w:rPr>
        </w:r>
        <w:r w:rsidR="00964F29">
          <w:rPr>
            <w:noProof/>
            <w:webHidden/>
          </w:rPr>
          <w:fldChar w:fldCharType="separate"/>
        </w:r>
        <w:r w:rsidR="00964F29">
          <w:rPr>
            <w:noProof/>
            <w:webHidden/>
          </w:rPr>
          <w:t>11</w:t>
        </w:r>
        <w:r w:rsidR="00964F29">
          <w:rPr>
            <w:noProof/>
            <w:webHidden/>
          </w:rPr>
          <w:fldChar w:fldCharType="end"/>
        </w:r>
      </w:hyperlink>
    </w:p>
    <w:p w14:paraId="061BD6E3" w14:textId="18DDD5C4"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23" w:history="1">
        <w:r w:rsidR="00964F29" w:rsidRPr="00BB54D8">
          <w:rPr>
            <w:rStyle w:val="Collegamentoipertestuale"/>
            <w:noProof/>
          </w:rPr>
          <w:t>5.</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Output</w:t>
        </w:r>
        <w:r w:rsidR="00964F29">
          <w:rPr>
            <w:noProof/>
            <w:webHidden/>
          </w:rPr>
          <w:tab/>
        </w:r>
        <w:r w:rsidR="00964F29">
          <w:rPr>
            <w:noProof/>
            <w:webHidden/>
          </w:rPr>
          <w:fldChar w:fldCharType="begin"/>
        </w:r>
        <w:r w:rsidR="00964F29">
          <w:rPr>
            <w:noProof/>
            <w:webHidden/>
          </w:rPr>
          <w:instrText xml:space="preserve"> PAGEREF _Toc119401523 \h </w:instrText>
        </w:r>
        <w:r w:rsidR="00964F29">
          <w:rPr>
            <w:noProof/>
            <w:webHidden/>
          </w:rPr>
        </w:r>
        <w:r w:rsidR="00964F29">
          <w:rPr>
            <w:noProof/>
            <w:webHidden/>
          </w:rPr>
          <w:fldChar w:fldCharType="separate"/>
        </w:r>
        <w:r w:rsidR="00964F29">
          <w:rPr>
            <w:noProof/>
            <w:webHidden/>
          </w:rPr>
          <w:t>13</w:t>
        </w:r>
        <w:r w:rsidR="00964F29">
          <w:rPr>
            <w:noProof/>
            <w:webHidden/>
          </w:rPr>
          <w:fldChar w:fldCharType="end"/>
        </w:r>
      </w:hyperlink>
    </w:p>
    <w:p w14:paraId="750F6EF8" w14:textId="3DE9DFCE"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24" w:history="1">
        <w:r w:rsidR="00964F29" w:rsidRPr="00BB54D8">
          <w:rPr>
            <w:rStyle w:val="Collegamentoipertestuale"/>
            <w:noProof/>
          </w:rPr>
          <w:t>6.</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noProof/>
          </w:rPr>
          <w:t>Future improvements</w:t>
        </w:r>
        <w:r w:rsidR="00964F29">
          <w:rPr>
            <w:noProof/>
            <w:webHidden/>
          </w:rPr>
          <w:tab/>
        </w:r>
        <w:r w:rsidR="00964F29">
          <w:rPr>
            <w:noProof/>
            <w:webHidden/>
          </w:rPr>
          <w:fldChar w:fldCharType="begin"/>
        </w:r>
        <w:r w:rsidR="00964F29">
          <w:rPr>
            <w:noProof/>
            <w:webHidden/>
          </w:rPr>
          <w:instrText xml:space="preserve"> PAGEREF _Toc119401524 \h </w:instrText>
        </w:r>
        <w:r w:rsidR="00964F29">
          <w:rPr>
            <w:noProof/>
            <w:webHidden/>
          </w:rPr>
        </w:r>
        <w:r w:rsidR="00964F29">
          <w:rPr>
            <w:noProof/>
            <w:webHidden/>
          </w:rPr>
          <w:fldChar w:fldCharType="separate"/>
        </w:r>
        <w:r w:rsidR="00964F29">
          <w:rPr>
            <w:noProof/>
            <w:webHidden/>
          </w:rPr>
          <w:t>16</w:t>
        </w:r>
        <w:r w:rsidR="00964F29">
          <w:rPr>
            <w:noProof/>
            <w:webHidden/>
          </w:rPr>
          <w:fldChar w:fldCharType="end"/>
        </w:r>
      </w:hyperlink>
    </w:p>
    <w:p w14:paraId="6C211C3F" w14:textId="26801C1B" w:rsidR="00964F29" w:rsidRDefault="00000000">
      <w:pPr>
        <w:pStyle w:val="Sommario1"/>
        <w:tabs>
          <w:tab w:val="left" w:pos="480"/>
        </w:tabs>
        <w:rPr>
          <w:rFonts w:asciiTheme="minorHAnsi" w:eastAsiaTheme="minorEastAsia" w:hAnsiTheme="minorHAnsi" w:cstheme="minorBidi"/>
          <w:b w:val="0"/>
          <w:bCs w:val="0"/>
          <w:caps w:val="0"/>
          <w:noProof/>
          <w:sz w:val="22"/>
          <w:szCs w:val="22"/>
          <w:lang w:eastAsia="en-US"/>
        </w:rPr>
      </w:pPr>
      <w:hyperlink w:anchor="_Toc119401525" w:history="1">
        <w:r w:rsidR="00964F29" w:rsidRPr="00BB54D8">
          <w:rPr>
            <w:rStyle w:val="Collegamentoipertestuale"/>
            <w:noProof/>
          </w:rPr>
          <w:t>7.</w:t>
        </w:r>
        <w:r w:rsidR="00964F29">
          <w:rPr>
            <w:rFonts w:asciiTheme="minorHAnsi" w:eastAsiaTheme="minorEastAsia" w:hAnsiTheme="minorHAnsi" w:cstheme="minorBidi"/>
            <w:b w:val="0"/>
            <w:bCs w:val="0"/>
            <w:caps w:val="0"/>
            <w:noProof/>
            <w:sz w:val="22"/>
            <w:szCs w:val="22"/>
            <w:lang w:eastAsia="en-US"/>
          </w:rPr>
          <w:tab/>
        </w:r>
        <w:r w:rsidR="00964F29" w:rsidRPr="00BB54D8">
          <w:rPr>
            <w:rStyle w:val="Collegamentoipertestuale"/>
            <w:rFonts w:eastAsia="Times New Roman"/>
            <w:noProof/>
          </w:rPr>
          <w:t>Competition and criticism</w:t>
        </w:r>
        <w:r w:rsidR="00964F29">
          <w:rPr>
            <w:noProof/>
            <w:webHidden/>
          </w:rPr>
          <w:tab/>
        </w:r>
        <w:r w:rsidR="00964F29">
          <w:rPr>
            <w:noProof/>
            <w:webHidden/>
          </w:rPr>
          <w:fldChar w:fldCharType="begin"/>
        </w:r>
        <w:r w:rsidR="00964F29">
          <w:rPr>
            <w:noProof/>
            <w:webHidden/>
          </w:rPr>
          <w:instrText xml:space="preserve"> PAGEREF _Toc119401525 \h </w:instrText>
        </w:r>
        <w:r w:rsidR="00964F29">
          <w:rPr>
            <w:noProof/>
            <w:webHidden/>
          </w:rPr>
        </w:r>
        <w:r w:rsidR="00964F29">
          <w:rPr>
            <w:noProof/>
            <w:webHidden/>
          </w:rPr>
          <w:fldChar w:fldCharType="separate"/>
        </w:r>
        <w:r w:rsidR="00964F29">
          <w:rPr>
            <w:noProof/>
            <w:webHidden/>
          </w:rPr>
          <w:t>17</w:t>
        </w:r>
        <w:r w:rsidR="00964F29">
          <w:rPr>
            <w:noProof/>
            <w:webHidden/>
          </w:rPr>
          <w:fldChar w:fldCharType="end"/>
        </w:r>
      </w:hyperlink>
    </w:p>
    <w:p w14:paraId="79BD8271" w14:textId="4D459C57" w:rsidR="00FF6393" w:rsidRDefault="00CE2E9C">
      <w:pPr>
        <w:jc w:val="left"/>
      </w:pPr>
      <w:r>
        <w:fldChar w:fldCharType="end"/>
      </w:r>
      <w:r w:rsidR="005B5539">
        <w:br w:type="page"/>
      </w:r>
    </w:p>
    <w:p w14:paraId="76423217" w14:textId="77777777" w:rsidR="00FF6393" w:rsidRDefault="005B5539">
      <w:pPr>
        <w:keepNext/>
        <w:keepLines/>
        <w:pBdr>
          <w:top w:val="nil"/>
          <w:left w:val="nil"/>
          <w:bottom w:val="nil"/>
          <w:right w:val="nil"/>
          <w:between w:val="nil"/>
        </w:pBdr>
        <w:spacing w:before="240"/>
        <w:ind w:left="432" w:hanging="432"/>
        <w:rPr>
          <w:b/>
          <w:color w:val="2F5496"/>
          <w:sz w:val="32"/>
          <w:szCs w:val="32"/>
        </w:rPr>
      </w:pPr>
      <w:proofErr w:type="spellStart"/>
      <w:r>
        <w:rPr>
          <w:b/>
          <w:color w:val="2F5496"/>
          <w:sz w:val="32"/>
          <w:szCs w:val="32"/>
        </w:rPr>
        <w:lastRenderedPageBreak/>
        <w:t>Approvation</w:t>
      </w:r>
      <w:proofErr w:type="spellEnd"/>
    </w:p>
    <w:p w14:paraId="6488A519" w14:textId="77777777" w:rsidR="00FF6393" w:rsidRDefault="00FF6393"/>
    <w:tbl>
      <w:tblPr>
        <w:tblStyle w:val="a2"/>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80" w:firstRow="0" w:lastRow="0" w:firstColumn="1" w:lastColumn="0" w:noHBand="0" w:noVBand="1"/>
      </w:tblPr>
      <w:tblGrid>
        <w:gridCol w:w="2122"/>
        <w:gridCol w:w="7500"/>
      </w:tblGrid>
      <w:tr w:rsidR="00FF6393" w14:paraId="2B4723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329CF3" w14:textId="77777777" w:rsidR="00FF6393" w:rsidRDefault="005B5539">
            <w:pPr>
              <w:jc w:val="left"/>
            </w:pPr>
            <w:r>
              <w:t>Edited by:</w:t>
            </w:r>
          </w:p>
        </w:tc>
        <w:tc>
          <w:tcPr>
            <w:tcW w:w="7500" w:type="dxa"/>
          </w:tcPr>
          <w:p w14:paraId="55BC138E" w14:textId="4EC44EE6" w:rsidR="00FF6393" w:rsidRDefault="00D84041">
            <w:pPr>
              <w:jc w:val="left"/>
              <w:cnfStyle w:val="000000100000" w:firstRow="0" w:lastRow="0" w:firstColumn="0" w:lastColumn="0" w:oddVBand="0" w:evenVBand="0" w:oddHBand="1" w:evenHBand="0" w:firstRowFirstColumn="0" w:firstRowLastColumn="0" w:lastRowFirstColumn="0" w:lastRowLastColumn="0"/>
            </w:pPr>
            <w:r>
              <w:t xml:space="preserve">Emanuele </w:t>
            </w:r>
            <w:proofErr w:type="spellStart"/>
            <w:r>
              <w:t>Simioni</w:t>
            </w:r>
            <w:proofErr w:type="spellEnd"/>
          </w:p>
        </w:tc>
      </w:tr>
      <w:tr w:rsidR="00FF6393" w14:paraId="5E4D56B9" w14:textId="77777777">
        <w:tc>
          <w:tcPr>
            <w:cnfStyle w:val="001000000000" w:firstRow="0" w:lastRow="0" w:firstColumn="1" w:lastColumn="0" w:oddVBand="0" w:evenVBand="0" w:oddHBand="0" w:evenHBand="0" w:firstRowFirstColumn="0" w:firstRowLastColumn="0" w:lastRowFirstColumn="0" w:lastRowLastColumn="0"/>
            <w:tcW w:w="2122" w:type="dxa"/>
          </w:tcPr>
          <w:p w14:paraId="6325E0B6" w14:textId="77777777" w:rsidR="00FF6393" w:rsidRDefault="00FF6393">
            <w:pPr>
              <w:jc w:val="left"/>
            </w:pPr>
          </w:p>
        </w:tc>
        <w:tc>
          <w:tcPr>
            <w:tcW w:w="7500" w:type="dxa"/>
          </w:tcPr>
          <w:p w14:paraId="3F2A8C18"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r w:rsidR="00FF6393" w14:paraId="6E6AA2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04E786" w14:textId="77777777" w:rsidR="00FF6393" w:rsidRDefault="005B5539">
            <w:pPr>
              <w:jc w:val="left"/>
            </w:pPr>
            <w:r>
              <w:t>Revised by:</w:t>
            </w:r>
          </w:p>
        </w:tc>
        <w:tc>
          <w:tcPr>
            <w:tcW w:w="7500" w:type="dxa"/>
          </w:tcPr>
          <w:p w14:paraId="4F32E43C" w14:textId="4A688FE6" w:rsidR="00FF6393" w:rsidRDefault="00FF6393">
            <w:pPr>
              <w:jc w:val="left"/>
              <w:cnfStyle w:val="000000100000" w:firstRow="0" w:lastRow="0" w:firstColumn="0" w:lastColumn="0" w:oddVBand="0" w:evenVBand="0" w:oddHBand="1" w:evenHBand="0" w:firstRowFirstColumn="0" w:firstRowLastColumn="0" w:lastRowFirstColumn="0" w:lastRowLastColumn="0"/>
            </w:pPr>
          </w:p>
        </w:tc>
      </w:tr>
      <w:tr w:rsidR="00FF6393" w14:paraId="5D54B50B" w14:textId="77777777">
        <w:tc>
          <w:tcPr>
            <w:cnfStyle w:val="001000000000" w:firstRow="0" w:lastRow="0" w:firstColumn="1" w:lastColumn="0" w:oddVBand="0" w:evenVBand="0" w:oddHBand="0" w:evenHBand="0" w:firstRowFirstColumn="0" w:firstRowLastColumn="0" w:lastRowFirstColumn="0" w:lastRowLastColumn="0"/>
            <w:tcW w:w="2122" w:type="dxa"/>
          </w:tcPr>
          <w:p w14:paraId="0BE8ADAB" w14:textId="77777777" w:rsidR="00FF6393" w:rsidRDefault="00FF6393">
            <w:pPr>
              <w:jc w:val="left"/>
            </w:pPr>
          </w:p>
        </w:tc>
        <w:tc>
          <w:tcPr>
            <w:tcW w:w="7500" w:type="dxa"/>
          </w:tcPr>
          <w:p w14:paraId="785B3031"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r w:rsidR="00FF6393" w14:paraId="640A7C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B260E8" w14:textId="77777777" w:rsidR="00FF6393" w:rsidRDefault="005B5539">
            <w:pPr>
              <w:jc w:val="left"/>
            </w:pPr>
            <w:r>
              <w:t>Approved by:</w:t>
            </w:r>
          </w:p>
        </w:tc>
        <w:tc>
          <w:tcPr>
            <w:tcW w:w="7500" w:type="dxa"/>
          </w:tcPr>
          <w:p w14:paraId="773C6C0F" w14:textId="69ABF48C" w:rsidR="00FF6393" w:rsidRDefault="00D84041">
            <w:pPr>
              <w:jc w:val="left"/>
              <w:cnfStyle w:val="000000100000" w:firstRow="0" w:lastRow="0" w:firstColumn="0" w:lastColumn="0" w:oddVBand="0" w:evenVBand="0" w:oddHBand="1" w:evenHBand="0" w:firstRowFirstColumn="0" w:firstRowLastColumn="0" w:lastRowFirstColumn="0" w:lastRowLastColumn="0"/>
            </w:pPr>
            <w:r>
              <w:t xml:space="preserve">Gabriele </w:t>
            </w:r>
            <w:proofErr w:type="spellStart"/>
            <w:r>
              <w:t>Cremonese</w:t>
            </w:r>
            <w:proofErr w:type="spellEnd"/>
            <w:r>
              <w:t xml:space="preserve"> </w:t>
            </w:r>
          </w:p>
        </w:tc>
      </w:tr>
      <w:tr w:rsidR="00FF6393" w14:paraId="3BB168F9" w14:textId="77777777">
        <w:tc>
          <w:tcPr>
            <w:cnfStyle w:val="001000000000" w:firstRow="0" w:lastRow="0" w:firstColumn="1" w:lastColumn="0" w:oddVBand="0" w:evenVBand="0" w:oddHBand="0" w:evenHBand="0" w:firstRowFirstColumn="0" w:firstRowLastColumn="0" w:lastRowFirstColumn="0" w:lastRowLastColumn="0"/>
            <w:tcW w:w="2122" w:type="dxa"/>
          </w:tcPr>
          <w:p w14:paraId="0147C6A5" w14:textId="77777777" w:rsidR="00FF6393" w:rsidRDefault="00FF6393">
            <w:pPr>
              <w:jc w:val="left"/>
            </w:pPr>
          </w:p>
        </w:tc>
        <w:tc>
          <w:tcPr>
            <w:tcW w:w="7500" w:type="dxa"/>
          </w:tcPr>
          <w:p w14:paraId="399C4936" w14:textId="77777777" w:rsidR="00FF6393" w:rsidRDefault="00FF6393">
            <w:pPr>
              <w:jc w:val="left"/>
              <w:cnfStyle w:val="000000000000" w:firstRow="0" w:lastRow="0" w:firstColumn="0" w:lastColumn="0" w:oddVBand="0" w:evenVBand="0" w:oddHBand="0" w:evenHBand="0" w:firstRowFirstColumn="0" w:firstRowLastColumn="0" w:lastRowFirstColumn="0" w:lastRowLastColumn="0"/>
            </w:pPr>
          </w:p>
        </w:tc>
      </w:tr>
    </w:tbl>
    <w:p w14:paraId="2014DAEC" w14:textId="77777777" w:rsidR="00FF6393" w:rsidRDefault="00FF6393"/>
    <w:p w14:paraId="5B1F47A1" w14:textId="77777777" w:rsidR="00FF6393" w:rsidRDefault="005B5539">
      <w:pPr>
        <w:keepNext/>
        <w:keepLines/>
        <w:pBdr>
          <w:top w:val="nil"/>
          <w:left w:val="nil"/>
          <w:bottom w:val="nil"/>
          <w:right w:val="nil"/>
          <w:between w:val="nil"/>
        </w:pBdr>
        <w:spacing w:before="240"/>
        <w:rPr>
          <w:b/>
          <w:color w:val="2F5496"/>
          <w:sz w:val="32"/>
          <w:szCs w:val="32"/>
        </w:rPr>
      </w:pPr>
      <w:r>
        <w:rPr>
          <w:b/>
          <w:color w:val="2F5496"/>
          <w:sz w:val="32"/>
          <w:szCs w:val="32"/>
        </w:rPr>
        <w:t>Document Change Record</w:t>
      </w:r>
    </w:p>
    <w:p w14:paraId="5A0BD8A8" w14:textId="77777777" w:rsidR="00FF6393" w:rsidRDefault="00FF6393"/>
    <w:tbl>
      <w:tblPr>
        <w:tblStyle w:val="a3"/>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87"/>
        <w:gridCol w:w="976"/>
        <w:gridCol w:w="1293"/>
        <w:gridCol w:w="1561"/>
        <w:gridCol w:w="5105"/>
      </w:tblGrid>
      <w:tr w:rsidR="00FF6393" w14:paraId="06DB35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138397D3" w14:textId="77777777" w:rsidR="00FF6393" w:rsidRDefault="005B5539">
            <w:pPr>
              <w:rPr>
                <w:sz w:val="20"/>
                <w:szCs w:val="20"/>
              </w:rPr>
            </w:pPr>
            <w:r>
              <w:rPr>
                <w:sz w:val="20"/>
                <w:szCs w:val="20"/>
              </w:rPr>
              <w:t>Issue</w:t>
            </w:r>
          </w:p>
        </w:tc>
        <w:tc>
          <w:tcPr>
            <w:tcW w:w="976" w:type="dxa"/>
          </w:tcPr>
          <w:p w14:paraId="3A64379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Revision</w:t>
            </w:r>
          </w:p>
        </w:tc>
        <w:tc>
          <w:tcPr>
            <w:tcW w:w="1293" w:type="dxa"/>
          </w:tcPr>
          <w:p w14:paraId="31B68A8E"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561" w:type="dxa"/>
          </w:tcPr>
          <w:p w14:paraId="42EE417A"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Affected Pages</w:t>
            </w:r>
          </w:p>
        </w:tc>
        <w:tc>
          <w:tcPr>
            <w:tcW w:w="5105" w:type="dxa"/>
          </w:tcPr>
          <w:p w14:paraId="4952C1A2" w14:textId="77777777" w:rsidR="00FF6393" w:rsidRDefault="005B553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Change description</w:t>
            </w:r>
          </w:p>
        </w:tc>
      </w:tr>
      <w:tr w:rsidR="00FF6393" w14:paraId="393FAD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22988F76" w14:textId="77777777" w:rsidR="00FF6393" w:rsidRDefault="00FF6393">
            <w:pPr>
              <w:rPr>
                <w:sz w:val="20"/>
                <w:szCs w:val="20"/>
              </w:rPr>
            </w:pPr>
          </w:p>
        </w:tc>
        <w:tc>
          <w:tcPr>
            <w:tcW w:w="976" w:type="dxa"/>
          </w:tcPr>
          <w:p w14:paraId="51C45617"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293" w:type="dxa"/>
          </w:tcPr>
          <w:p w14:paraId="7427A158"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561" w:type="dxa"/>
          </w:tcPr>
          <w:p w14:paraId="2F65A9E0"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5105" w:type="dxa"/>
          </w:tcPr>
          <w:p w14:paraId="6A32C86B"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r>
      <w:tr w:rsidR="00FF6393" w14:paraId="18C464CF" w14:textId="77777777">
        <w:tc>
          <w:tcPr>
            <w:cnfStyle w:val="001000000000" w:firstRow="0" w:lastRow="0" w:firstColumn="1" w:lastColumn="0" w:oddVBand="0" w:evenVBand="0" w:oddHBand="0" w:evenHBand="0" w:firstRowFirstColumn="0" w:firstRowLastColumn="0" w:lastRowFirstColumn="0" w:lastRowLastColumn="0"/>
            <w:tcW w:w="687" w:type="dxa"/>
          </w:tcPr>
          <w:p w14:paraId="5AE09E6D" w14:textId="77777777" w:rsidR="00FF6393" w:rsidRDefault="00FF6393">
            <w:pPr>
              <w:rPr>
                <w:sz w:val="20"/>
                <w:szCs w:val="20"/>
              </w:rPr>
            </w:pPr>
          </w:p>
        </w:tc>
        <w:tc>
          <w:tcPr>
            <w:tcW w:w="976" w:type="dxa"/>
          </w:tcPr>
          <w:p w14:paraId="762AAF95"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293" w:type="dxa"/>
          </w:tcPr>
          <w:p w14:paraId="5E9EEE39"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561" w:type="dxa"/>
          </w:tcPr>
          <w:p w14:paraId="1225EDBB"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5105" w:type="dxa"/>
          </w:tcPr>
          <w:p w14:paraId="541DDD6C"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r>
      <w:tr w:rsidR="00FF6393" w14:paraId="13D402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415C143E" w14:textId="77777777" w:rsidR="00FF6393" w:rsidRDefault="00FF6393">
            <w:pPr>
              <w:rPr>
                <w:sz w:val="20"/>
                <w:szCs w:val="20"/>
              </w:rPr>
            </w:pPr>
          </w:p>
        </w:tc>
        <w:tc>
          <w:tcPr>
            <w:tcW w:w="976" w:type="dxa"/>
          </w:tcPr>
          <w:p w14:paraId="04816D76"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293" w:type="dxa"/>
          </w:tcPr>
          <w:p w14:paraId="745100A9"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1561" w:type="dxa"/>
          </w:tcPr>
          <w:p w14:paraId="62934775"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c>
          <w:tcPr>
            <w:tcW w:w="5105" w:type="dxa"/>
          </w:tcPr>
          <w:p w14:paraId="47293B48" w14:textId="77777777" w:rsidR="00FF6393" w:rsidRDefault="00FF6393">
            <w:pPr>
              <w:cnfStyle w:val="000000100000" w:firstRow="0" w:lastRow="0" w:firstColumn="0" w:lastColumn="0" w:oddVBand="0" w:evenVBand="0" w:oddHBand="1" w:evenHBand="0" w:firstRowFirstColumn="0" w:firstRowLastColumn="0" w:lastRowFirstColumn="0" w:lastRowLastColumn="0"/>
              <w:rPr>
                <w:sz w:val="20"/>
                <w:szCs w:val="20"/>
              </w:rPr>
            </w:pPr>
          </w:p>
        </w:tc>
      </w:tr>
      <w:tr w:rsidR="00FF6393" w14:paraId="32B2B153" w14:textId="77777777">
        <w:tc>
          <w:tcPr>
            <w:cnfStyle w:val="001000000000" w:firstRow="0" w:lastRow="0" w:firstColumn="1" w:lastColumn="0" w:oddVBand="0" w:evenVBand="0" w:oddHBand="0" w:evenHBand="0" w:firstRowFirstColumn="0" w:firstRowLastColumn="0" w:lastRowFirstColumn="0" w:lastRowLastColumn="0"/>
            <w:tcW w:w="687" w:type="dxa"/>
          </w:tcPr>
          <w:p w14:paraId="47740EA1" w14:textId="77777777" w:rsidR="00FF6393" w:rsidRDefault="00FF6393">
            <w:pPr>
              <w:rPr>
                <w:sz w:val="20"/>
                <w:szCs w:val="20"/>
              </w:rPr>
            </w:pPr>
          </w:p>
        </w:tc>
        <w:tc>
          <w:tcPr>
            <w:tcW w:w="976" w:type="dxa"/>
          </w:tcPr>
          <w:p w14:paraId="4A622408"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293" w:type="dxa"/>
          </w:tcPr>
          <w:p w14:paraId="320D362D"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1561" w:type="dxa"/>
          </w:tcPr>
          <w:p w14:paraId="3FE42C12"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c>
          <w:tcPr>
            <w:tcW w:w="5105" w:type="dxa"/>
          </w:tcPr>
          <w:p w14:paraId="2F7B9292" w14:textId="77777777" w:rsidR="00FF6393" w:rsidRDefault="00FF6393">
            <w:pPr>
              <w:cnfStyle w:val="000000000000" w:firstRow="0" w:lastRow="0" w:firstColumn="0" w:lastColumn="0" w:oddVBand="0" w:evenVBand="0" w:oddHBand="0" w:evenHBand="0" w:firstRowFirstColumn="0" w:firstRowLastColumn="0" w:lastRowFirstColumn="0" w:lastRowLastColumn="0"/>
              <w:rPr>
                <w:sz w:val="20"/>
                <w:szCs w:val="20"/>
              </w:rPr>
            </w:pPr>
          </w:p>
        </w:tc>
      </w:tr>
    </w:tbl>
    <w:p w14:paraId="0C497F2B" w14:textId="77777777" w:rsidR="00FF6393" w:rsidRDefault="00FF6393"/>
    <w:p w14:paraId="7AA04911" w14:textId="77777777" w:rsidR="00FF6393" w:rsidRDefault="005B5539">
      <w:pPr>
        <w:jc w:val="left"/>
      </w:pPr>
      <w:r>
        <w:br w:type="page"/>
      </w:r>
    </w:p>
    <w:p w14:paraId="069741B1" w14:textId="77777777" w:rsidR="000112B8" w:rsidRDefault="005B5539" w:rsidP="000112B8">
      <w:pPr>
        <w:pStyle w:val="Titolo1"/>
      </w:pPr>
      <w:bookmarkStart w:id="1" w:name="_Toc119401509"/>
      <w:r w:rsidRPr="00CE2E9C">
        <w:lastRenderedPageBreak/>
        <w:t>Introduction</w:t>
      </w:r>
      <w:bookmarkEnd w:id="1"/>
    </w:p>
    <w:p w14:paraId="5421FE28" w14:textId="6E777108" w:rsidR="00FF6393" w:rsidRDefault="005B5539" w:rsidP="000112B8">
      <w:pPr>
        <w:pStyle w:val="Titolo2"/>
      </w:pPr>
      <w:bookmarkStart w:id="2" w:name="_Toc119401510"/>
      <w:r w:rsidRPr="000112B8">
        <w:t>Scope</w:t>
      </w:r>
      <w:bookmarkEnd w:id="2"/>
    </w:p>
    <w:p w14:paraId="773839A9" w14:textId="77777777" w:rsidR="000112B8" w:rsidRPr="000112B8" w:rsidRDefault="000112B8" w:rsidP="000112B8"/>
    <w:p w14:paraId="5529DCE2" w14:textId="77777777" w:rsidR="00C24529" w:rsidRDefault="00C24529" w:rsidP="00C24529">
      <w:pPr>
        <w:rPr>
          <w:ins w:id="3" w:author="Romolo Politi" w:date="2022-11-16T19:48:00Z"/>
        </w:rPr>
      </w:pPr>
      <w:ins w:id="4" w:author="Romolo Politi" w:date="2022-11-16T19:48:00Z">
        <w:r>
          <w:t xml:space="preserve">This document will describe the Simulator for Operation of Imaging Missions (SOIM) software used to simulate the Spectrometers and Imagers for MPO BepiColombo Integrated Observatory </w:t>
        </w:r>
        <w:proofErr w:type="spellStart"/>
        <w:r>
          <w:t>SYStem</w:t>
        </w:r>
        <w:proofErr w:type="spellEnd"/>
        <w:r>
          <w:t xml:space="preserve"> (SIMBIO-SYS).</w:t>
        </w:r>
      </w:ins>
    </w:p>
    <w:p w14:paraId="53F262C9" w14:textId="420B9FAB" w:rsidR="007C054C" w:rsidDel="00C24529" w:rsidRDefault="00C24529" w:rsidP="00C24529">
      <w:pPr>
        <w:autoSpaceDE w:val="0"/>
        <w:autoSpaceDN w:val="0"/>
        <w:adjustRightInd w:val="0"/>
        <w:rPr>
          <w:del w:id="5" w:author="Romolo Politi" w:date="2022-11-16T19:48:00Z"/>
        </w:rPr>
      </w:pPr>
      <w:ins w:id="6" w:author="Romolo Politi" w:date="2022-11-16T19:48:00Z">
        <w:r>
          <w:t>The document will provide documentation and a description of the input and output files.</w:t>
        </w:r>
      </w:ins>
      <w:del w:id="7" w:author="Romolo Politi" w:date="2022-11-16T19:48:00Z">
        <w:r w:rsidR="007C054C" w:rsidDel="00C24529">
          <w:delText xml:space="preserve">In this document, we will describe </w:delText>
        </w:r>
        <w:r w:rsidR="007C054C" w:rsidRPr="007C054C" w:rsidDel="00C24529">
          <w:delText>the Simulator for Operation of Imaging Missions (SOIM) software</w:delText>
        </w:r>
        <w:r w:rsidR="007C054C" w:rsidDel="00C24529">
          <w:delText xml:space="preserve"> used for the simulations of theSpectrometers and Imagers for MPO BepiColombo Integrated Observatory SYStem (SIMBIO</w:delText>
        </w:r>
        <w:r w:rsidDel="00C24529">
          <w:delText>-</w:delText>
        </w:r>
        <w:r w:rsidR="007C054C" w:rsidDel="00C24529">
          <w:delText>SYS).</w:delText>
        </w:r>
      </w:del>
    </w:p>
    <w:p w14:paraId="37201EAC" w14:textId="0B945913" w:rsidR="00FF6393" w:rsidRDefault="007C054C" w:rsidP="007C054C">
      <w:del w:id="8" w:author="Romolo Politi" w:date="2022-11-16T19:48:00Z">
        <w:r w:rsidDel="00C24529">
          <w:delText>The document will provide documentation and the description of the input and output file</w:delText>
        </w:r>
      </w:del>
      <w:r>
        <w:t>.</w:t>
      </w:r>
    </w:p>
    <w:p w14:paraId="664573AA" w14:textId="77777777" w:rsidR="00FF6393" w:rsidRDefault="005B5539" w:rsidP="000112B8">
      <w:pPr>
        <w:pStyle w:val="Titolo2"/>
      </w:pPr>
      <w:bookmarkStart w:id="9" w:name="_Toc119401511"/>
      <w:r>
        <w:t>Reference Document</w:t>
      </w:r>
      <w:bookmarkEnd w:id="9"/>
    </w:p>
    <w:p w14:paraId="5B46659B" w14:textId="1758A6B5" w:rsidR="007C054C" w:rsidRDefault="007C054C" w:rsidP="007C054C">
      <w:pPr>
        <w:numPr>
          <w:ilvl w:val="0"/>
          <w:numId w:val="2"/>
        </w:numPr>
        <w:pBdr>
          <w:top w:val="nil"/>
          <w:left w:val="nil"/>
          <w:bottom w:val="nil"/>
          <w:right w:val="nil"/>
          <w:between w:val="nil"/>
        </w:pBdr>
        <w:jc w:val="left"/>
      </w:pPr>
      <w:bookmarkStart w:id="10" w:name="_Ref119400180"/>
      <w:r w:rsidRPr="007C054C">
        <w:t>BC-SIM-TN-003 – Reports and Notes Layout and Flow – Version 2</w:t>
      </w:r>
      <w:bookmarkEnd w:id="10"/>
      <w:r>
        <w:t xml:space="preserve"> </w:t>
      </w:r>
    </w:p>
    <w:p w14:paraId="3F0024AD" w14:textId="1A94DFD8" w:rsidR="00964F29" w:rsidRDefault="00000000" w:rsidP="00964F29">
      <w:pPr>
        <w:pBdr>
          <w:top w:val="nil"/>
          <w:left w:val="nil"/>
          <w:bottom w:val="nil"/>
          <w:right w:val="nil"/>
          <w:between w:val="nil"/>
        </w:pBdr>
        <w:ind w:left="720"/>
        <w:jc w:val="right"/>
      </w:pPr>
      <w:hyperlink r:id="rId9" w:history="1">
        <w:r w:rsidR="00964F29" w:rsidRPr="007C054C">
          <w:rPr>
            <w:rStyle w:val="Collegamentoipertestuale"/>
            <w:rFonts w:ascii="Helvetica" w:hAnsi="Helvetica"/>
            <w:color w:val="05ACEE"/>
            <w:sz w:val="21"/>
            <w:szCs w:val="21"/>
            <w:shd w:val="clear" w:color="auto" w:fill="FFFFFF"/>
          </w:rPr>
          <w:t>10.20371/INAF/</w:t>
        </w:r>
        <w:proofErr w:type="spellStart"/>
        <w:r w:rsidR="00964F29" w:rsidRPr="007C054C">
          <w:rPr>
            <w:rStyle w:val="Collegamentoipertestuale"/>
            <w:rFonts w:ascii="Helvetica" w:hAnsi="Helvetica"/>
            <w:color w:val="05ACEE"/>
            <w:sz w:val="21"/>
            <w:szCs w:val="21"/>
            <w:shd w:val="clear" w:color="auto" w:fill="FFFFFF"/>
          </w:rPr>
          <w:t>TechRep</w:t>
        </w:r>
        <w:proofErr w:type="spellEnd"/>
        <w:r w:rsidR="00964F29" w:rsidRPr="007C054C">
          <w:rPr>
            <w:rStyle w:val="Collegamentoipertestuale"/>
            <w:rFonts w:ascii="Helvetica" w:hAnsi="Helvetica"/>
            <w:color w:val="05ACEE"/>
            <w:sz w:val="21"/>
            <w:szCs w:val="21"/>
            <w:shd w:val="clear" w:color="auto" w:fill="FFFFFF"/>
          </w:rPr>
          <w:t>/179</w:t>
        </w:r>
      </w:hyperlink>
    </w:p>
    <w:p w14:paraId="6DE6A5A4" w14:textId="3C5DBD3B" w:rsidR="00964F29" w:rsidRPr="00964F29" w:rsidRDefault="00964F29" w:rsidP="007C054C">
      <w:pPr>
        <w:numPr>
          <w:ilvl w:val="0"/>
          <w:numId w:val="2"/>
        </w:numPr>
        <w:pBdr>
          <w:top w:val="nil"/>
          <w:left w:val="nil"/>
          <w:bottom w:val="nil"/>
          <w:right w:val="nil"/>
          <w:between w:val="nil"/>
        </w:pBdr>
        <w:jc w:val="left"/>
      </w:pPr>
      <w:bookmarkStart w:id="11" w:name="_Ref119401358"/>
      <w:r>
        <w:rPr>
          <w:rFonts w:ascii="Arial" w:hAnsi="Arial" w:cs="Arial"/>
          <w:sz w:val="20"/>
          <w:szCs w:val="20"/>
        </w:rPr>
        <w:t>BC-SIM-TN-002_-_STC_Strategy_Observation</w:t>
      </w:r>
      <w:bookmarkEnd w:id="11"/>
    </w:p>
    <w:p w14:paraId="5337BE1D" w14:textId="304CDBBE" w:rsidR="00964F29" w:rsidRPr="00964F29" w:rsidRDefault="00000000" w:rsidP="00964F29">
      <w:pPr>
        <w:pBdr>
          <w:top w:val="nil"/>
          <w:left w:val="nil"/>
          <w:bottom w:val="nil"/>
          <w:right w:val="nil"/>
          <w:between w:val="nil"/>
        </w:pBdr>
        <w:ind w:left="720"/>
        <w:jc w:val="right"/>
      </w:pPr>
      <w:hyperlink r:id="rId10" w:history="1">
        <w:r w:rsidR="00964F29">
          <w:rPr>
            <w:rStyle w:val="Collegamentoipertestuale"/>
          </w:rPr>
          <w:t>10.20371/INAF/</w:t>
        </w:r>
        <w:proofErr w:type="spellStart"/>
        <w:r w:rsidR="00964F29">
          <w:rPr>
            <w:rStyle w:val="Collegamentoipertestuale"/>
          </w:rPr>
          <w:t>TechRep</w:t>
        </w:r>
        <w:proofErr w:type="spellEnd"/>
        <w:r w:rsidR="00964F29">
          <w:rPr>
            <w:rStyle w:val="Collegamentoipertestuale"/>
          </w:rPr>
          <w:t>/35</w:t>
        </w:r>
      </w:hyperlink>
      <w:r w:rsidR="00964F29">
        <w:t xml:space="preserve"> </w:t>
      </w:r>
    </w:p>
    <w:p w14:paraId="24BBE4DC" w14:textId="74AC752A" w:rsidR="00964F29" w:rsidRPr="00964F29" w:rsidRDefault="00964F29" w:rsidP="007C054C">
      <w:pPr>
        <w:numPr>
          <w:ilvl w:val="0"/>
          <w:numId w:val="2"/>
        </w:numPr>
        <w:pBdr>
          <w:top w:val="nil"/>
          <w:left w:val="nil"/>
          <w:bottom w:val="nil"/>
          <w:right w:val="nil"/>
          <w:between w:val="nil"/>
        </w:pBdr>
        <w:jc w:val="left"/>
      </w:pPr>
      <w:bookmarkStart w:id="12" w:name="_Ref119401360"/>
      <w:r>
        <w:rPr>
          <w:rFonts w:ascii="Arial" w:hAnsi="Arial" w:cs="Arial"/>
          <w:sz w:val="20"/>
          <w:szCs w:val="20"/>
        </w:rPr>
        <w:t>BC-SIM-TN-009_-_STC_GM_Observation_Strategy_Optimization_20220706</w:t>
      </w:r>
      <w:bookmarkEnd w:id="12"/>
    </w:p>
    <w:p w14:paraId="1F0163D9" w14:textId="0C5CC0D9" w:rsidR="00964F29" w:rsidRDefault="00000000" w:rsidP="00964F29">
      <w:pPr>
        <w:pBdr>
          <w:top w:val="nil"/>
          <w:left w:val="nil"/>
          <w:bottom w:val="nil"/>
          <w:right w:val="nil"/>
          <w:between w:val="nil"/>
        </w:pBdr>
        <w:ind w:left="720"/>
        <w:jc w:val="right"/>
      </w:pPr>
      <w:hyperlink r:id="rId11" w:history="1">
        <w:r w:rsidR="00964F29">
          <w:rPr>
            <w:rStyle w:val="Collegamentoipertestuale"/>
          </w:rPr>
          <w:t>10.20371/INAF/</w:t>
        </w:r>
        <w:proofErr w:type="spellStart"/>
        <w:r w:rsidR="00964F29">
          <w:rPr>
            <w:rStyle w:val="Collegamentoipertestuale"/>
          </w:rPr>
          <w:t>TechRep</w:t>
        </w:r>
        <w:proofErr w:type="spellEnd"/>
        <w:r w:rsidR="00964F29">
          <w:rPr>
            <w:rStyle w:val="Collegamentoipertestuale"/>
          </w:rPr>
          <w:t>/173</w:t>
        </w:r>
      </w:hyperlink>
      <w:r w:rsidR="00964F29">
        <w:t xml:space="preserve"> </w:t>
      </w:r>
    </w:p>
    <w:p w14:paraId="1D0EAC66" w14:textId="77777777" w:rsidR="00F22495" w:rsidRPr="00F22495" w:rsidRDefault="00F22495" w:rsidP="007C054C">
      <w:pPr>
        <w:numPr>
          <w:ilvl w:val="0"/>
          <w:numId w:val="2"/>
        </w:numPr>
        <w:pBdr>
          <w:top w:val="nil"/>
          <w:left w:val="nil"/>
          <w:bottom w:val="nil"/>
          <w:right w:val="nil"/>
          <w:between w:val="nil"/>
        </w:pBdr>
        <w:jc w:val="left"/>
      </w:pPr>
      <w:bookmarkStart w:id="13" w:name="_Ref119400495"/>
      <w:r w:rsidRPr="00F22495">
        <w:rPr>
          <w:rFonts w:ascii="Helvetica" w:hAnsi="Helvetica"/>
          <w:sz w:val="21"/>
          <w:szCs w:val="21"/>
          <w:shd w:val="clear" w:color="auto" w:fill="FFFFFF"/>
        </w:rPr>
        <w:t>B</w:t>
      </w:r>
      <w:r w:rsidRPr="00F22495">
        <w:t>epiColombo MCAM Channels Spice Kernels Optimization</w:t>
      </w:r>
      <w:bookmarkEnd w:id="13"/>
    </w:p>
    <w:p w14:paraId="2E565793" w14:textId="3475ABFA" w:rsidR="007C054C" w:rsidRDefault="00000000" w:rsidP="00F22495">
      <w:pPr>
        <w:pBdr>
          <w:top w:val="nil"/>
          <w:left w:val="nil"/>
          <w:bottom w:val="nil"/>
          <w:right w:val="nil"/>
          <w:between w:val="nil"/>
        </w:pBdr>
        <w:ind w:left="720"/>
        <w:jc w:val="right"/>
      </w:pPr>
      <w:hyperlink r:id="rId12" w:history="1">
        <w:r w:rsidR="00F22495">
          <w:rPr>
            <w:rStyle w:val="Collegamentoipertestuale"/>
          </w:rPr>
          <w:t>10.20371/INAF/</w:t>
        </w:r>
        <w:proofErr w:type="spellStart"/>
        <w:r w:rsidR="00F22495">
          <w:rPr>
            <w:rStyle w:val="Collegamentoipertestuale"/>
          </w:rPr>
          <w:t>TechRep</w:t>
        </w:r>
        <w:proofErr w:type="spellEnd"/>
        <w:r w:rsidR="00F22495">
          <w:rPr>
            <w:rStyle w:val="Collegamentoipertestuale"/>
          </w:rPr>
          <w:t>/125</w:t>
        </w:r>
      </w:hyperlink>
      <w:r w:rsidR="007C054C">
        <w:t>.</w:t>
      </w:r>
    </w:p>
    <w:p w14:paraId="4A38F379" w14:textId="77777777" w:rsidR="007C054C" w:rsidRPr="007C054C" w:rsidRDefault="007C054C" w:rsidP="007C054C">
      <w:pPr>
        <w:pBdr>
          <w:top w:val="nil"/>
          <w:left w:val="nil"/>
          <w:bottom w:val="nil"/>
          <w:right w:val="nil"/>
          <w:between w:val="nil"/>
        </w:pBdr>
        <w:ind w:left="720"/>
        <w:jc w:val="right"/>
      </w:pPr>
    </w:p>
    <w:p w14:paraId="0B064C45" w14:textId="1010212A" w:rsidR="00F22495" w:rsidRDefault="00F22495">
      <w:r>
        <w:br w:type="page"/>
      </w:r>
    </w:p>
    <w:p w14:paraId="0BA8B0BC" w14:textId="77777777" w:rsidR="00FF6393" w:rsidRDefault="005B5539" w:rsidP="000112B8">
      <w:pPr>
        <w:pStyle w:val="Titolo2"/>
      </w:pPr>
      <w:bookmarkStart w:id="14" w:name="_Toc119401512"/>
      <w:r w:rsidRPr="00CE2E9C">
        <w:lastRenderedPageBreak/>
        <w:t>Acronyms</w:t>
      </w:r>
      <w:bookmarkEnd w:id="14"/>
    </w:p>
    <w:p w14:paraId="0E513025" w14:textId="77777777" w:rsidR="00FF6393" w:rsidRDefault="005B5539">
      <w:pPr>
        <w:tabs>
          <w:tab w:val="left" w:pos="2694"/>
        </w:tabs>
        <w:ind w:left="431"/>
      </w:pPr>
      <w:r>
        <w:rPr>
          <w:b/>
        </w:rPr>
        <w:t>CSV</w:t>
      </w:r>
      <w:r>
        <w:rPr>
          <w:b/>
        </w:rPr>
        <w:tab/>
      </w:r>
      <w:r>
        <w:t>Comma Separated Values</w:t>
      </w:r>
    </w:p>
    <w:p w14:paraId="24589D5D" w14:textId="77777777" w:rsidR="00FF6393" w:rsidRDefault="005B5539">
      <w:pPr>
        <w:tabs>
          <w:tab w:val="left" w:pos="2694"/>
        </w:tabs>
        <w:ind w:left="431"/>
      </w:pPr>
      <w:r>
        <w:rPr>
          <w:b/>
        </w:rPr>
        <w:t>FPA</w:t>
      </w:r>
      <w:r>
        <w:rPr>
          <w:b/>
        </w:rPr>
        <w:tab/>
      </w:r>
      <w:r>
        <w:t>Focal Plane Assembly</w:t>
      </w:r>
    </w:p>
    <w:p w14:paraId="03D950D4" w14:textId="1AEBD88B" w:rsidR="00FF6393" w:rsidRDefault="005B5539">
      <w:pPr>
        <w:tabs>
          <w:tab w:val="left" w:pos="2694"/>
        </w:tabs>
        <w:ind w:left="431"/>
      </w:pPr>
      <w:r>
        <w:rPr>
          <w:b/>
        </w:rPr>
        <w:t>HRIC</w:t>
      </w:r>
      <w:r>
        <w:rPr>
          <w:b/>
        </w:rPr>
        <w:tab/>
      </w:r>
      <w:r>
        <w:t>High spatial Resolution Imaging Channel</w:t>
      </w:r>
    </w:p>
    <w:p w14:paraId="64DF1121" w14:textId="4F4E5A0F" w:rsidR="00D84041" w:rsidRDefault="00D84041">
      <w:pPr>
        <w:tabs>
          <w:tab w:val="left" w:pos="2694"/>
        </w:tabs>
        <w:ind w:left="431"/>
      </w:pPr>
      <w:r>
        <w:rPr>
          <w:b/>
        </w:rPr>
        <w:t>MCAM</w:t>
      </w:r>
      <w:r>
        <w:rPr>
          <w:b/>
        </w:rPr>
        <w:tab/>
      </w:r>
      <w:r w:rsidRPr="00D84041">
        <w:t xml:space="preserve">Monitoring </w:t>
      </w:r>
      <w:proofErr w:type="spellStart"/>
      <w:r w:rsidRPr="00D84041">
        <w:t>CAMeras</w:t>
      </w:r>
      <w:proofErr w:type="spellEnd"/>
    </w:p>
    <w:p w14:paraId="42FE996D" w14:textId="77777777" w:rsidR="00FF6393" w:rsidRDefault="005B5539">
      <w:pPr>
        <w:tabs>
          <w:tab w:val="left" w:pos="2694"/>
        </w:tabs>
        <w:ind w:left="431"/>
      </w:pPr>
      <w:r>
        <w:rPr>
          <w:b/>
        </w:rPr>
        <w:t>ME</w:t>
      </w:r>
      <w:r>
        <w:rPr>
          <w:b/>
        </w:rPr>
        <w:tab/>
      </w:r>
      <w:r>
        <w:t>Main Electronics</w:t>
      </w:r>
    </w:p>
    <w:p w14:paraId="7D27F5F8" w14:textId="77777777" w:rsidR="00FF6393" w:rsidRDefault="005B5539">
      <w:pPr>
        <w:tabs>
          <w:tab w:val="left" w:pos="2694"/>
        </w:tabs>
        <w:ind w:left="431"/>
      </w:pPr>
      <w:r>
        <w:rPr>
          <w:b/>
        </w:rPr>
        <w:t>PNG</w:t>
      </w:r>
      <w:r>
        <w:rPr>
          <w:b/>
        </w:rPr>
        <w:tab/>
      </w:r>
      <w:r>
        <w:t>Portable Network Graphics</w:t>
      </w:r>
    </w:p>
    <w:p w14:paraId="7DDC33A2" w14:textId="13B0B169" w:rsidR="00FF6393" w:rsidRDefault="005B5539">
      <w:pPr>
        <w:tabs>
          <w:tab w:val="left" w:pos="2694"/>
        </w:tabs>
        <w:ind w:left="2694" w:hanging="2263"/>
      </w:pPr>
      <w:r>
        <w:rPr>
          <w:b/>
        </w:rPr>
        <w:t>SIMBIO-SYS</w:t>
      </w:r>
      <w:r>
        <w:tab/>
        <w:t xml:space="preserve">Spectrometers and Imagers for MPO BepiColombo Integrated Observatory </w:t>
      </w:r>
      <w:proofErr w:type="spellStart"/>
      <w:r>
        <w:t>SYStem</w:t>
      </w:r>
      <w:proofErr w:type="spellEnd"/>
    </w:p>
    <w:p w14:paraId="7C92B739" w14:textId="22B0AFCE" w:rsidR="00D84041" w:rsidRDefault="00D84041">
      <w:pPr>
        <w:tabs>
          <w:tab w:val="left" w:pos="2694"/>
        </w:tabs>
        <w:ind w:left="2694" w:hanging="2263"/>
      </w:pPr>
      <w:r>
        <w:rPr>
          <w:b/>
        </w:rPr>
        <w:t>SK</w:t>
      </w:r>
      <w:r>
        <w:rPr>
          <w:b/>
        </w:rPr>
        <w:tab/>
      </w:r>
      <w:r w:rsidRPr="00D84041">
        <w:rPr>
          <w:bCs/>
        </w:rPr>
        <w:t>Spice Kernels</w:t>
      </w:r>
    </w:p>
    <w:p w14:paraId="61833AA9" w14:textId="1A8C9F6A" w:rsidR="00F22495" w:rsidRDefault="00F22495">
      <w:pPr>
        <w:tabs>
          <w:tab w:val="left" w:pos="2694"/>
        </w:tabs>
        <w:ind w:left="2694" w:hanging="2263"/>
      </w:pPr>
      <w:r>
        <w:rPr>
          <w:b/>
        </w:rPr>
        <w:t xml:space="preserve">SOIM </w:t>
      </w:r>
      <w:r>
        <w:rPr>
          <w:b/>
        </w:rPr>
        <w:tab/>
      </w:r>
      <w:r w:rsidRPr="007C054C">
        <w:t>Simulator for Operation of Imaging Missions</w:t>
      </w:r>
    </w:p>
    <w:p w14:paraId="6D8710A3" w14:textId="77777777" w:rsidR="00FF6393" w:rsidRDefault="005B5539">
      <w:pPr>
        <w:tabs>
          <w:tab w:val="left" w:pos="2694"/>
        </w:tabs>
        <w:ind w:left="426" w:firstLine="5"/>
      </w:pPr>
      <w:r>
        <w:rPr>
          <w:b/>
        </w:rPr>
        <w:t>STC</w:t>
      </w:r>
      <w:r>
        <w:rPr>
          <w:b/>
        </w:rPr>
        <w:tab/>
      </w:r>
      <w:proofErr w:type="spellStart"/>
      <w:r>
        <w:t>STereo</w:t>
      </w:r>
      <w:proofErr w:type="spellEnd"/>
      <w:r>
        <w:t xml:space="preserve"> imaging Channel</w:t>
      </w:r>
    </w:p>
    <w:p w14:paraId="71961CAC" w14:textId="77777777" w:rsidR="00FF6393" w:rsidRDefault="005B5539">
      <w:pPr>
        <w:tabs>
          <w:tab w:val="left" w:pos="2694"/>
        </w:tabs>
        <w:ind w:left="426" w:firstLine="5"/>
      </w:pPr>
      <w:r>
        <w:rPr>
          <w:b/>
        </w:rPr>
        <w:t>TC</w:t>
      </w:r>
      <w:r>
        <w:rPr>
          <w:b/>
        </w:rPr>
        <w:tab/>
      </w:r>
      <w:r>
        <w:t>Telecommand</w:t>
      </w:r>
    </w:p>
    <w:p w14:paraId="1BCAC27C" w14:textId="77777777" w:rsidR="00FF6393" w:rsidRDefault="005B5539">
      <w:pPr>
        <w:tabs>
          <w:tab w:val="left" w:pos="2694"/>
        </w:tabs>
        <w:ind w:left="426" w:firstLine="5"/>
      </w:pPr>
      <w:r>
        <w:rPr>
          <w:b/>
        </w:rPr>
        <w:t>VIHI</w:t>
      </w:r>
      <w:r>
        <w:rPr>
          <w:b/>
        </w:rPr>
        <w:tab/>
      </w:r>
      <w:proofErr w:type="spellStart"/>
      <w:r>
        <w:t>VIsible</w:t>
      </w:r>
      <w:proofErr w:type="spellEnd"/>
      <w:r>
        <w:t xml:space="preserve"> and Hyper-spectral Imaging channel</w:t>
      </w:r>
    </w:p>
    <w:p w14:paraId="4C93D1BC" w14:textId="36B4CE24" w:rsidR="00FF6393" w:rsidRDefault="005B5539">
      <w:pPr>
        <w:tabs>
          <w:tab w:val="left" w:pos="2694"/>
        </w:tabs>
        <w:ind w:left="426" w:firstLine="5"/>
      </w:pPr>
      <w:r>
        <w:rPr>
          <w:b/>
        </w:rPr>
        <w:t>XML</w:t>
      </w:r>
      <w:r>
        <w:rPr>
          <w:b/>
        </w:rPr>
        <w:tab/>
      </w:r>
      <w:proofErr w:type="spellStart"/>
      <w:r>
        <w:t>eXtensible</w:t>
      </w:r>
      <w:proofErr w:type="spellEnd"/>
      <w:r>
        <w:t xml:space="preserve"> Markup Language</w:t>
      </w:r>
    </w:p>
    <w:p w14:paraId="515504F5" w14:textId="45AC0897" w:rsidR="007C054C" w:rsidRDefault="007C054C">
      <w:pPr>
        <w:tabs>
          <w:tab w:val="left" w:pos="2694"/>
        </w:tabs>
        <w:ind w:left="426" w:firstLine="5"/>
      </w:pPr>
    </w:p>
    <w:p w14:paraId="663A8C2F" w14:textId="6F28BC04" w:rsidR="007C054C" w:rsidRDefault="007C054C" w:rsidP="007C054C">
      <w:pPr>
        <w:pStyle w:val="Titolo2"/>
      </w:pPr>
      <w:r>
        <w:t xml:space="preserve"> </w:t>
      </w:r>
      <w:bookmarkStart w:id="15" w:name="_Toc119401513"/>
      <w:r>
        <w:t>Document Format and Repository</w:t>
      </w:r>
      <w:bookmarkEnd w:id="15"/>
    </w:p>
    <w:p w14:paraId="08C1DB8B" w14:textId="77777777" w:rsidR="00F22495" w:rsidRPr="00F22495" w:rsidRDefault="00F22495" w:rsidP="00F22495"/>
    <w:p w14:paraId="73D25DAC" w14:textId="59F99E9F" w:rsidR="007C054C" w:rsidRPr="007C054C" w:rsidRDefault="007C054C" w:rsidP="007C054C">
      <w:pPr>
        <w:autoSpaceDE w:val="0"/>
        <w:autoSpaceDN w:val="0"/>
        <w:adjustRightInd w:val="0"/>
        <w:jc w:val="left"/>
        <w:rPr>
          <w:color w:val="000000"/>
        </w:rPr>
      </w:pPr>
      <w:r>
        <w:rPr>
          <w:color w:val="000000"/>
        </w:rPr>
        <w:t>This document is compliant with the SIMBIO-SYS Report and Note Layout and Flow</w:t>
      </w:r>
      <w:del w:id="16" w:author="Romolo Politi" w:date="2022-11-16T19:48:00Z">
        <w:r w:rsidDel="00C24529">
          <w:rPr>
            <w:color w:val="000000"/>
          </w:rPr>
          <w:delText xml:space="preserve"> </w:delText>
        </w:r>
      </w:del>
      <w:r>
        <w:rPr>
          <w:color w:val="000000"/>
        </w:rPr>
        <w:t xml:space="preserve"> </w:t>
      </w:r>
      <w:r>
        <w:rPr>
          <w:color w:val="000000"/>
        </w:rPr>
        <w:fldChar w:fldCharType="begin"/>
      </w:r>
      <w:r>
        <w:rPr>
          <w:color w:val="000000"/>
        </w:rPr>
        <w:instrText xml:space="preserve"> REF _Ref119400180 \r \h </w:instrText>
      </w:r>
      <w:r>
        <w:rPr>
          <w:color w:val="000000"/>
        </w:rPr>
      </w:r>
      <w:r>
        <w:rPr>
          <w:color w:val="000000"/>
        </w:rPr>
        <w:fldChar w:fldCharType="separate"/>
      </w:r>
      <w:r>
        <w:rPr>
          <w:color w:val="000000"/>
        </w:rPr>
        <w:t>[RD.1]</w:t>
      </w:r>
      <w:r>
        <w:rPr>
          <w:color w:val="000000"/>
        </w:rPr>
        <w:fldChar w:fldCharType="end"/>
      </w:r>
      <w:r>
        <w:rPr>
          <w:color w:val="000000"/>
        </w:rPr>
        <w:t xml:space="preserve"> and will be archived both on the INAF Open Access repository and the SIMBIO-SYS team Archive.</w:t>
      </w:r>
    </w:p>
    <w:p w14:paraId="4C73C7D9" w14:textId="331CB3C1" w:rsidR="00F22495" w:rsidRDefault="00F22495" w:rsidP="00F22495">
      <w:pPr>
        <w:pStyle w:val="Titolo2"/>
      </w:pPr>
      <w:bookmarkStart w:id="17" w:name="_Toc119401514"/>
      <w:r>
        <w:t>Software Version</w:t>
      </w:r>
      <w:bookmarkEnd w:id="17"/>
    </w:p>
    <w:p w14:paraId="10C69E96" w14:textId="77777777" w:rsidR="00F22495" w:rsidRPr="000112B8" w:rsidRDefault="00F22495" w:rsidP="00F22495">
      <w:r>
        <w:t>Version 6.0</w:t>
      </w:r>
    </w:p>
    <w:p w14:paraId="2EBE904C" w14:textId="699BAC81" w:rsidR="00F22495" w:rsidRDefault="00F22495">
      <w:r>
        <w:br w:type="page"/>
      </w:r>
    </w:p>
    <w:p w14:paraId="1435D20B" w14:textId="77777777" w:rsidR="00F22495" w:rsidRDefault="00F22495" w:rsidP="00F22495"/>
    <w:p w14:paraId="5DE1E619" w14:textId="77777777" w:rsidR="00FF6393" w:rsidRDefault="00FF6393"/>
    <w:p w14:paraId="3E452DE4" w14:textId="1539AAD4" w:rsidR="00FF6393" w:rsidRDefault="005B5539" w:rsidP="000112B8">
      <w:pPr>
        <w:pStyle w:val="Titolo2"/>
      </w:pPr>
      <w:bookmarkStart w:id="18" w:name="_Toc119401515"/>
      <w:r w:rsidRPr="00CE2E9C">
        <w:t>Document</w:t>
      </w:r>
      <w:r>
        <w:t xml:space="preserve"> organization</w:t>
      </w:r>
      <w:bookmarkEnd w:id="18"/>
    </w:p>
    <w:p w14:paraId="605B5491" w14:textId="2AC81871" w:rsidR="00964F29" w:rsidRDefault="00964F29" w:rsidP="00964F29"/>
    <w:p w14:paraId="595E71C1" w14:textId="73C18923" w:rsidR="00964F29" w:rsidRDefault="00964F29" w:rsidP="00964F29">
      <w:r>
        <w:t xml:space="preserve">Section </w:t>
      </w:r>
      <w:r>
        <w:fldChar w:fldCharType="begin"/>
      </w:r>
      <w:r>
        <w:instrText xml:space="preserve"> REF _Ref119401599 \w \h </w:instrText>
      </w:r>
      <w:r>
        <w:fldChar w:fldCharType="separate"/>
      </w:r>
      <w:r>
        <w:t>3</w:t>
      </w:r>
      <w:r>
        <w:fldChar w:fldCharType="end"/>
      </w:r>
      <w:r>
        <w:t xml:space="preserve"> will describe the software, its objectives</w:t>
      </w:r>
      <w:ins w:id="19" w:author="Romolo Politi" w:date="2022-11-16T19:49:00Z">
        <w:r w:rsidR="00C24529">
          <w:t>,</w:t>
        </w:r>
      </w:ins>
      <w:r>
        <w:t xml:space="preserve"> and its structure</w:t>
      </w:r>
    </w:p>
    <w:p w14:paraId="5474646E" w14:textId="122EB569" w:rsidR="00964F29" w:rsidRDefault="00964F29" w:rsidP="00964F29">
      <w:r>
        <w:t xml:space="preserve">Section </w:t>
      </w:r>
      <w:r>
        <w:fldChar w:fldCharType="begin"/>
      </w:r>
      <w:r>
        <w:instrText xml:space="preserve"> REF _Ref119401640 \w \h </w:instrText>
      </w:r>
      <w:r>
        <w:fldChar w:fldCharType="separate"/>
      </w:r>
      <w:r>
        <w:t>4</w:t>
      </w:r>
      <w:r>
        <w:fldChar w:fldCharType="end"/>
      </w:r>
      <w:r>
        <w:t xml:space="preserve"> will </w:t>
      </w:r>
      <w:del w:id="20" w:author="Romolo Politi" w:date="2022-11-16T19:50:00Z">
        <w:r w:rsidDel="00C24529">
          <w:delText xml:space="preserve">describe </w:delText>
        </w:r>
      </w:del>
      <w:ins w:id="21" w:author="Romolo Politi" w:date="2022-11-16T19:50:00Z">
        <w:r w:rsidR="00C24529">
          <w:t xml:space="preserve">explain </w:t>
        </w:r>
      </w:ins>
      <w:r>
        <w:t>all the input required and the</w:t>
      </w:r>
      <w:ins w:id="22" w:author="Romolo Politi" w:date="2022-11-16T19:50:00Z">
        <w:r w:rsidR="00C24529">
          <w:t>ir</w:t>
        </w:r>
      </w:ins>
      <w:r>
        <w:t xml:space="preserve"> </w:t>
      </w:r>
      <w:ins w:id="23" w:author="Romolo Politi" w:date="2022-11-16T19:50:00Z">
        <w:r w:rsidR="00C24529">
          <w:t>format</w:t>
        </w:r>
      </w:ins>
      <w:del w:id="24" w:author="Romolo Politi" w:date="2022-11-16T19:50:00Z">
        <w:r w:rsidDel="00C24529">
          <w:delText>format needed to import the input</w:delText>
        </w:r>
      </w:del>
      <w:r>
        <w:t>.</w:t>
      </w:r>
    </w:p>
    <w:p w14:paraId="4CFF3EB2" w14:textId="5422B347" w:rsidR="00964F29" w:rsidRDefault="00964F29" w:rsidP="00964F29">
      <w:r>
        <w:t xml:space="preserve">Section </w:t>
      </w:r>
      <w:r>
        <w:fldChar w:fldCharType="begin"/>
      </w:r>
      <w:r>
        <w:instrText xml:space="preserve"> REF _Ref119401683 \w \h </w:instrText>
      </w:r>
      <w:r>
        <w:fldChar w:fldCharType="separate"/>
      </w:r>
      <w:r>
        <w:t>5</w:t>
      </w:r>
      <w:r>
        <w:fldChar w:fldCharType="end"/>
      </w:r>
      <w:r>
        <w:t xml:space="preserve"> will describe all the parameters evaluated and reported in the output.</w:t>
      </w:r>
    </w:p>
    <w:p w14:paraId="5244824F" w14:textId="70968E45" w:rsidR="00964F29" w:rsidRDefault="00EA78ED" w:rsidP="00964F29">
      <w:r>
        <w:t>Section</w:t>
      </w:r>
      <w:ins w:id="25" w:author="Romolo Politi" w:date="2022-11-16T19:50:00Z">
        <w:r w:rsidR="00C24529">
          <w:t>s</w:t>
        </w:r>
      </w:ins>
      <w:r>
        <w:t xml:space="preserve"> </w:t>
      </w:r>
      <w:r>
        <w:fldChar w:fldCharType="begin"/>
      </w:r>
      <w:r>
        <w:instrText xml:space="preserve"> REF _Ref119401728 \w \h </w:instrText>
      </w:r>
      <w:r>
        <w:fldChar w:fldCharType="separate"/>
      </w:r>
      <w:r>
        <w:t>6</w:t>
      </w:r>
      <w:r>
        <w:fldChar w:fldCharType="end"/>
      </w:r>
      <w:r>
        <w:t xml:space="preserve"> and </w:t>
      </w:r>
      <w:r>
        <w:fldChar w:fldCharType="begin"/>
      </w:r>
      <w:r>
        <w:instrText xml:space="preserve"> REF _Ref119401729 \w \h </w:instrText>
      </w:r>
      <w:r>
        <w:fldChar w:fldCharType="separate"/>
      </w:r>
      <w:r>
        <w:t>7</w:t>
      </w:r>
      <w:r>
        <w:fldChar w:fldCharType="end"/>
      </w:r>
      <w:r>
        <w:t xml:space="preserve"> will report the current proposal for future implementations and a short paragraph of conclusion to underling the criticisms undelighted during the development of this pipeline.</w:t>
      </w:r>
    </w:p>
    <w:p w14:paraId="2A33B8EA" w14:textId="77777777" w:rsidR="00964F29" w:rsidRPr="00964F29" w:rsidRDefault="00964F29" w:rsidP="00964F29"/>
    <w:p w14:paraId="7EFE5160" w14:textId="4A416F07" w:rsidR="0089791C" w:rsidRDefault="0089791C">
      <w:r>
        <w:br w:type="page"/>
      </w:r>
    </w:p>
    <w:p w14:paraId="4B4D3C61" w14:textId="77777777" w:rsidR="00FF6393" w:rsidRDefault="00FF6393"/>
    <w:p w14:paraId="7D84D000" w14:textId="429DA2D2" w:rsidR="00FF6393" w:rsidRDefault="00964F29" w:rsidP="009C7162">
      <w:pPr>
        <w:pStyle w:val="Titolo1"/>
      </w:pPr>
      <w:bookmarkStart w:id="26" w:name="_Toc119401516"/>
      <w:bookmarkStart w:id="27" w:name="_Ref119401599"/>
      <w:r>
        <w:t>Software Description</w:t>
      </w:r>
      <w:bookmarkEnd w:id="26"/>
      <w:bookmarkEnd w:id="27"/>
      <w:r>
        <w:t xml:space="preserve"> </w:t>
      </w:r>
      <w:r w:rsidR="009C7162">
        <w:tab/>
      </w:r>
    </w:p>
    <w:p w14:paraId="6DF28071" w14:textId="77777777" w:rsidR="0089791C" w:rsidRPr="0089791C" w:rsidRDefault="0089791C" w:rsidP="0089791C"/>
    <w:p w14:paraId="357C3245" w14:textId="7D6B7F88" w:rsidR="00F04B3A" w:rsidRPr="007C054C" w:rsidRDefault="00F04B3A" w:rsidP="0089791C">
      <w:r w:rsidRPr="007C054C">
        <w:t xml:space="preserve">The experience accumulated by INAF in International Space Missions has demonstrated the impact and the scientific return of Imaging tools. </w:t>
      </w:r>
      <w:del w:id="28" w:author="Romolo Politi" w:date="2022-11-16T19:51:00Z">
        <w:r w:rsidRPr="007C054C" w:rsidDel="00C24529">
          <w:delText xml:space="preserve">These instruments have required, </w:delText>
        </w:r>
      </w:del>
      <w:ins w:id="29" w:author="Romolo Politi" w:date="2022-11-16T19:51:00Z">
        <w:r w:rsidR="00C24529">
          <w:t>I</w:t>
        </w:r>
      </w:ins>
      <w:del w:id="30" w:author="Romolo Politi" w:date="2022-11-16T19:51:00Z">
        <w:r w:rsidRPr="007C054C" w:rsidDel="00C24529">
          <w:delText>i</w:delText>
        </w:r>
      </w:del>
      <w:r w:rsidRPr="007C054C">
        <w:t xml:space="preserve">n all mission phases, </w:t>
      </w:r>
      <w:ins w:id="31" w:author="Romolo Politi" w:date="2022-11-16T19:52:00Z">
        <w:r w:rsidR="00C24529">
          <w:t>t</w:t>
        </w:r>
      </w:ins>
      <w:ins w:id="32" w:author="Romolo Politi" w:date="2022-11-16T19:51:00Z">
        <w:r w:rsidR="00C24529" w:rsidRPr="007C054C">
          <w:t xml:space="preserve">hese instruments have required </w:t>
        </w:r>
      </w:ins>
      <w:r w:rsidRPr="007C054C">
        <w:t xml:space="preserve">the development of tools to simulate acquisitions, to verify and optimize the observation strategy, and to define the essential parameters for Operations. The Simulator for Operation of Imaging Missions (SOIM) will be a generic software tool for </w:t>
      </w:r>
      <w:del w:id="33" w:author="Romolo Politi" w:date="2022-11-16T19:52:00Z">
        <w:r w:rsidRPr="007C054C" w:rsidDel="00C24529">
          <w:delText xml:space="preserve">the </w:delText>
        </w:r>
      </w:del>
      <w:r w:rsidRPr="007C054C">
        <w:t>simulati</w:t>
      </w:r>
      <w:del w:id="34" w:author="Romolo Politi" w:date="2022-11-16T19:52:00Z">
        <w:r w:rsidRPr="007C054C" w:rsidDel="00C24529">
          <w:delText>o</w:delText>
        </w:r>
      </w:del>
      <w:r w:rsidRPr="007C054C">
        <w:t>n</w:t>
      </w:r>
      <w:ins w:id="35" w:author="Romolo Politi" w:date="2022-11-16T19:52:00Z">
        <w:r w:rsidR="00C24529">
          <w:t>g</w:t>
        </w:r>
      </w:ins>
      <w:r w:rsidRPr="007C054C">
        <w:t xml:space="preserve"> </w:t>
      </w:r>
      <w:del w:id="36" w:author="Romolo Politi" w:date="2022-11-16T19:52:00Z">
        <w:r w:rsidRPr="007C054C" w:rsidDel="00C24529">
          <w:delText xml:space="preserve">of </w:delText>
        </w:r>
      </w:del>
      <w:r w:rsidRPr="007C054C">
        <w:t>such payloads</w:t>
      </w:r>
      <w:r w:rsidR="007C054C" w:rsidRPr="007C054C">
        <w:t xml:space="preserve">. It was developed </w:t>
      </w:r>
      <w:r w:rsidR="00F22495" w:rsidRPr="007C054C">
        <w:t>thanks</w:t>
      </w:r>
      <w:r w:rsidR="007C054C" w:rsidRPr="007C054C">
        <w:t xml:space="preserve"> to the contribution of </w:t>
      </w:r>
      <w:r w:rsidR="007C054C" w:rsidRPr="007C054C">
        <w:rPr>
          <w:shd w:val="clear" w:color="auto" w:fill="FFFFFF"/>
        </w:rPr>
        <w:t>INAF-OAPD; INAF-IAPS; CNR-IFN</w:t>
      </w:r>
      <w:r w:rsidRPr="007C054C">
        <w:t xml:space="preserve"> and will represent a transversal activity to different research lines favoring the optimization of performances and, with the collaboration of the scientific group, the validation of scientific requirements.</w:t>
      </w:r>
    </w:p>
    <w:p w14:paraId="5F331EE4" w14:textId="77777777" w:rsidR="00F04B3A" w:rsidRPr="00D84041" w:rsidRDefault="00F04B3A" w:rsidP="007338CF">
      <w:pPr>
        <w:rPr>
          <w:highlight w:val="yellow"/>
        </w:rPr>
        <w:pPrChange w:id="37" w:author="Romolo Politi" w:date="2022-11-17T10:05:00Z">
          <w:pPr>
            <w:pStyle w:val="Titolo1"/>
            <w:numPr>
              <w:numId w:val="0"/>
            </w:numPr>
          </w:pPr>
        </w:pPrChange>
      </w:pPr>
    </w:p>
    <w:p w14:paraId="6B2C8137" w14:textId="4A535DFA" w:rsidR="00FF6393" w:rsidRDefault="00000000" w:rsidP="00964F29">
      <w:pPr>
        <w:pStyle w:val="Titolo2"/>
      </w:pPr>
      <w:hyperlink r:id="rId13" w:history="1">
        <w:bookmarkStart w:id="38" w:name="_Toc119401517"/>
        <w:r w:rsidR="00F22495">
          <w:t>Objective</w:t>
        </w:r>
      </w:hyperlink>
      <w:r w:rsidR="00F22495">
        <w:t xml:space="preserve"> and structure</w:t>
      </w:r>
      <w:bookmarkEnd w:id="38"/>
      <w:r w:rsidR="00F22495">
        <w:t xml:space="preserve"> </w:t>
      </w:r>
    </w:p>
    <w:p w14:paraId="1F0F4DE7" w14:textId="292C6811" w:rsidR="009C7162" w:rsidRDefault="009C7162" w:rsidP="009C7162"/>
    <w:p w14:paraId="27A12327" w14:textId="77777777" w:rsidR="009C7162" w:rsidRPr="009C7162" w:rsidRDefault="009C7162" w:rsidP="009C7162"/>
    <w:p w14:paraId="4A48B85C" w14:textId="29CEB758" w:rsidR="00F04B3A" w:rsidDel="00AB6157" w:rsidRDefault="00AB6157" w:rsidP="00F04B3A">
      <w:pPr>
        <w:rPr>
          <w:del w:id="39" w:author="Romolo Politi" w:date="2022-11-16T20:02:00Z"/>
        </w:rPr>
      </w:pPr>
      <w:ins w:id="40" w:author="Romolo Politi" w:date="2022-11-16T20:02:00Z">
        <w:r w:rsidRPr="00AB6157">
          <w:t xml:space="preserve">Almost all the imaging tools in the planetological field can be modeled as pin-hole tools (definable by a pin-hole model </w:t>
        </w:r>
      </w:ins>
      <w:ins w:id="41" w:author="Romolo Politi" w:date="2022-11-16T20:03:00Z">
        <w:r w:rsidR="009F42E9" w:rsidRPr="00AB6157">
          <w:t>like</w:t>
        </w:r>
      </w:ins>
      <w:ins w:id="42" w:author="Romolo Politi" w:date="2022-11-16T20:02:00Z">
        <w:r w:rsidRPr="00AB6157">
          <w:t xml:space="preserve"> the classic operation of a dark room). These tools provide images that allow both morphological and radiometric analysis of the bodies of the solar system. However, our group's experience in planetary exploration missions highlighted the lack of an INAF tool to simulate these instruments. Since the earliest stage of design, this tool is essential for the instrument operations to verify and simulate the acquisition capabilities of the same with an impact on risk factors, time, and accuracy, of the development of the payload.</w:t>
        </w:r>
      </w:ins>
      <w:del w:id="43" w:author="Romolo Politi" w:date="2022-11-16T20:02:00Z">
        <w:r w:rsidR="00F04B3A" w:rsidDel="00AB6157">
          <w:delText>Almost all of the imaging tools in the planetological field can be modeled as pin-hole tools (definable by a pinhole model similar to the classic operation of a dark room). These tools represent the key to planetological exploration by providing images that allow both morphological and radiometric analysis of the bodies of the solar system. The experience of our group, in the context of planetary exploration missions, has highlighted the lack, within INAF, of a tool for the simulation of these instruments linked to the Operational side, which is essential, from the earliest stages of design, to verify and simulate the acquisition capabilities of the same with an impact, on risk factors, time and accuracy, of the development of the payload.</w:delText>
        </w:r>
      </w:del>
    </w:p>
    <w:p w14:paraId="52528EFF" w14:textId="77777777" w:rsidR="00AB6157" w:rsidRDefault="00AB6157" w:rsidP="00F04B3A">
      <w:pPr>
        <w:rPr>
          <w:ins w:id="44" w:author="Romolo Politi" w:date="2022-11-16T20:02:00Z"/>
        </w:rPr>
      </w:pPr>
    </w:p>
    <w:p w14:paraId="17F8CC99" w14:textId="77777777" w:rsidR="00F04B3A" w:rsidRDefault="00F04B3A" w:rsidP="00F04B3A"/>
    <w:p w14:paraId="3ECDD2A3" w14:textId="77777777" w:rsidR="00F04B3A" w:rsidRDefault="00F04B3A" w:rsidP="00F04B3A">
      <w:r>
        <w:t>For this reason, the development of the SOIM software has begun, currently in use for the SIMBIO-SYS tool (BepiColombo).</w:t>
      </w:r>
    </w:p>
    <w:p w14:paraId="33B1DB29" w14:textId="2300C9A9" w:rsidR="00F04B3A" w:rsidDel="009F42E9" w:rsidRDefault="009F42E9" w:rsidP="00F04B3A">
      <w:pPr>
        <w:rPr>
          <w:del w:id="45" w:author="Romolo Politi" w:date="2022-11-16T20:04:00Z"/>
        </w:rPr>
      </w:pPr>
      <w:ins w:id="46" w:author="Romolo Politi" w:date="2022-11-16T20:04:00Z">
        <w:r w:rsidRPr="009F42E9">
          <w:t>Many of the fundamental parameters of a planetary mission are defined starting from the following inputs:</w:t>
        </w:r>
      </w:ins>
      <w:del w:id="47" w:author="Romolo Politi" w:date="2022-11-16T20:04:00Z">
        <w:r w:rsidR="00F04B3A" w:rsidDel="009F42E9">
          <w:delText>In terms of Operation of a planetary mission, many of the necessary parameters are defined starting from the following inputs:</w:delText>
        </w:r>
      </w:del>
    </w:p>
    <w:p w14:paraId="49318EB5" w14:textId="77777777" w:rsidR="00F04B3A" w:rsidRDefault="00F04B3A" w:rsidP="00F04B3A"/>
    <w:p w14:paraId="47B3F2E8" w14:textId="4A064305" w:rsidR="00F04B3A" w:rsidRDefault="00F04B3A">
      <w:pPr>
        <w:ind w:left="720"/>
        <w:pPrChange w:id="48" w:author="Romolo Politi" w:date="2022-11-16T20:04:00Z">
          <w:pPr/>
        </w:pPrChange>
      </w:pPr>
      <w:r>
        <w:t>1) The ephemeris that impl</w:t>
      </w:r>
      <w:del w:id="49" w:author="Romolo Politi" w:date="2022-11-16T20:04:00Z">
        <w:r w:rsidDel="009F42E9">
          <w:delText>y</w:delText>
        </w:r>
      </w:del>
      <w:ins w:id="50" w:author="Romolo Politi" w:date="2022-11-16T20:04:00Z">
        <w:r w:rsidR="009F42E9">
          <w:t>ies</w:t>
        </w:r>
      </w:ins>
      <w:r>
        <w:t xml:space="preserve"> the lighting conditions of the observation scenario</w:t>
      </w:r>
    </w:p>
    <w:p w14:paraId="434BA1D6" w14:textId="361FFFEE" w:rsidR="00F04B3A" w:rsidRDefault="00F04B3A">
      <w:pPr>
        <w:ind w:left="720"/>
        <w:pPrChange w:id="51" w:author="Romolo Politi" w:date="2022-11-16T20:04:00Z">
          <w:pPr/>
        </w:pPrChange>
      </w:pPr>
      <w:r>
        <w:t>2) the instrument model</w:t>
      </w:r>
    </w:p>
    <w:p w14:paraId="6F8999D3" w14:textId="77777777" w:rsidR="00F04B3A" w:rsidRDefault="00F04B3A">
      <w:pPr>
        <w:ind w:left="720"/>
        <w:pPrChange w:id="52" w:author="Romolo Politi" w:date="2022-11-16T20:04:00Z">
          <w:pPr/>
        </w:pPrChange>
      </w:pPr>
      <w:r>
        <w:t>3) the model of the target</w:t>
      </w:r>
    </w:p>
    <w:p w14:paraId="74BB6606" w14:textId="77777777" w:rsidR="00F04B3A" w:rsidRDefault="00F04B3A" w:rsidP="00F04B3A"/>
    <w:p w14:paraId="6EAA34F2" w14:textId="1767A2A0" w:rsidR="00F04B3A" w:rsidDel="009F42E9" w:rsidRDefault="00F04B3A" w:rsidP="009F42E9">
      <w:pPr>
        <w:rPr>
          <w:del w:id="53" w:author="Romolo Politi" w:date="2022-11-16T20:07:00Z"/>
        </w:rPr>
      </w:pPr>
      <w:r>
        <w:t xml:space="preserve">For missions already in progress, the first </w:t>
      </w:r>
      <w:del w:id="54" w:author="Romolo Politi" w:date="2022-11-16T20:05:00Z">
        <w:r w:rsidDel="009F42E9">
          <w:delText xml:space="preserve">are </w:delText>
        </w:r>
      </w:del>
      <w:ins w:id="55" w:author="Romolo Politi" w:date="2022-11-16T20:05:00Z">
        <w:r w:rsidR="009F42E9">
          <w:t xml:space="preserve">is </w:t>
        </w:r>
      </w:ins>
      <w:r>
        <w:t xml:space="preserve">provided directly by the reference agencies as in the standard Spice Kernel (SK) format. In the case of future missions, </w:t>
      </w:r>
      <w:ins w:id="56" w:author="Romolo Politi" w:date="2022-11-16T20:07:00Z">
        <w:r w:rsidR="009F42E9" w:rsidRPr="009F42E9">
          <w:t>the tool can integrate the development of the SK with the definition of possible new scenarios.</w:t>
        </w:r>
      </w:ins>
      <w:del w:id="57" w:author="Romolo Politi" w:date="2022-11-16T20:07:00Z">
        <w:r w:rsidDel="009F42E9">
          <w:delText>the development of the SK can be integrated with the definition of possible new scenarios.</w:delText>
        </w:r>
      </w:del>
    </w:p>
    <w:p w14:paraId="7DD69276" w14:textId="77777777" w:rsidR="009F42E9" w:rsidRDefault="009F42E9" w:rsidP="00F04B3A">
      <w:pPr>
        <w:rPr>
          <w:ins w:id="58" w:author="Romolo Politi" w:date="2022-11-16T20:07:00Z"/>
        </w:rPr>
      </w:pPr>
    </w:p>
    <w:p w14:paraId="4738EC2F" w14:textId="77777777" w:rsidR="00F04B3A" w:rsidRDefault="00F04B3A">
      <w:pPr>
        <w:jc w:val="center"/>
        <w:pPrChange w:id="59" w:author="Romolo Politi" w:date="2022-11-16T20:07:00Z">
          <w:pPr/>
        </w:pPrChange>
      </w:pPr>
      <w:r>
        <w:rPr>
          <w:noProof/>
        </w:rPr>
        <w:lastRenderedPageBreak/>
        <w:drawing>
          <wp:inline distT="0" distB="0" distL="0" distR="0" wp14:anchorId="71422A40" wp14:editId="25BE7E7F">
            <wp:extent cx="4730750" cy="2254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750" cy="2254250"/>
                    </a:xfrm>
                    <a:prstGeom prst="rect">
                      <a:avLst/>
                    </a:prstGeom>
                    <a:noFill/>
                    <a:ln>
                      <a:noFill/>
                    </a:ln>
                  </pic:spPr>
                </pic:pic>
              </a:graphicData>
            </a:graphic>
          </wp:inline>
        </w:drawing>
      </w:r>
    </w:p>
    <w:p w14:paraId="4CBA4B82" w14:textId="0526E886" w:rsidR="007C054C" w:rsidRPr="007C054C" w:rsidRDefault="00F04B3A" w:rsidP="007C05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7C054C">
        <w:rPr>
          <w:i/>
          <w:iCs/>
        </w:rPr>
        <w:t xml:space="preserve">Figure </w:t>
      </w:r>
      <w:r w:rsidRPr="007C054C">
        <w:rPr>
          <w:i/>
          <w:iCs/>
        </w:rPr>
        <w:fldChar w:fldCharType="begin"/>
      </w:r>
      <w:r w:rsidRPr="007C054C">
        <w:rPr>
          <w:i/>
          <w:iCs/>
        </w:rPr>
        <w:instrText xml:space="preserve"> SEQ Figure \* ARABIC </w:instrText>
      </w:r>
      <w:r w:rsidRPr="007C054C">
        <w:rPr>
          <w:i/>
          <w:iCs/>
        </w:rPr>
        <w:fldChar w:fldCharType="separate"/>
      </w:r>
      <w:r w:rsidR="00F22495">
        <w:rPr>
          <w:i/>
          <w:iCs/>
          <w:noProof/>
        </w:rPr>
        <w:t>1</w:t>
      </w:r>
      <w:r w:rsidRPr="007C054C">
        <w:rPr>
          <w:i/>
          <w:iCs/>
          <w:noProof/>
        </w:rPr>
        <w:fldChar w:fldCharType="end"/>
      </w:r>
      <w:r w:rsidR="007C054C" w:rsidRPr="007C054C">
        <w:rPr>
          <w:i/>
          <w:iCs/>
        </w:rPr>
        <w:t xml:space="preserve"> Block diagram for the generation, </w:t>
      </w:r>
      <w:del w:id="60" w:author="Romolo Politi" w:date="2022-11-16T20:07:00Z">
        <w:r w:rsidR="007C054C" w:rsidRPr="007C054C" w:rsidDel="009F42E9">
          <w:rPr>
            <w:i/>
            <w:iCs/>
          </w:rPr>
          <w:delText>on the basis of</w:delText>
        </w:r>
      </w:del>
      <w:ins w:id="61" w:author="Romolo Politi" w:date="2022-11-16T20:07:00Z">
        <w:r w:rsidR="009F42E9" w:rsidRPr="007C054C">
          <w:rPr>
            <w:i/>
            <w:iCs/>
          </w:rPr>
          <w:t>based on</w:t>
        </w:r>
      </w:ins>
      <w:r w:rsidR="007C054C" w:rsidRPr="007C054C">
        <w:rPr>
          <w:i/>
          <w:iCs/>
        </w:rPr>
        <w:t xml:space="preserve"> the requested timeline, of the simulation outputs (in green) based on the ephemeris and of the models (in blue). The dashed flows represent the information that can be integrated into the SKs (if absent)</w:t>
      </w:r>
    </w:p>
    <w:p w14:paraId="4DCA542C" w14:textId="21EF9172" w:rsidR="00F04B3A" w:rsidRDefault="00F04B3A" w:rsidP="00F04B3A">
      <w:pPr>
        <w:pStyle w:val="Didascalia"/>
      </w:pPr>
    </w:p>
    <w:p w14:paraId="186F4AB7" w14:textId="62A67C45"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Once the orbit has been defined and a 3D model (even approximate) of the body integrated, it is possible to obtain the lighting angles of each region of the instrument's field of view and</w:t>
      </w:r>
      <w:ins w:id="62" w:author="Romolo Politi" w:date="2022-11-16T20:08:00Z">
        <w:r w:rsidR="009F42E9">
          <w:t>,</w:t>
        </w:r>
      </w:ins>
      <w:r w:rsidRPr="00F04B3A">
        <w:t xml:space="preserve"> consequently</w:t>
      </w:r>
      <w:ins w:id="63" w:author="Romolo Politi" w:date="2022-11-16T20:09:00Z">
        <w:r w:rsidR="009F42E9">
          <w:t>,</w:t>
        </w:r>
      </w:ins>
      <w:r w:rsidRPr="00F04B3A">
        <w:t xml:space="preserve"> the input flux to the instrument, allowing to validate a</w:t>
      </w:r>
      <w:ins w:id="64" w:author="Romolo Politi" w:date="2022-11-16T20:09:00Z">
        <w:r w:rsidR="009F42E9">
          <w:t xml:space="preserve"> working</w:t>
        </w:r>
      </w:ins>
      <w:del w:id="65" w:author="Romolo Politi" w:date="2022-11-16T20:09:00Z">
        <w:r w:rsidRPr="00F04B3A" w:rsidDel="009F42E9">
          <w:delText>n operational</w:delText>
        </w:r>
      </w:del>
      <w:r w:rsidRPr="00F04B3A">
        <w:t xml:space="preserve"> timeline.</w:t>
      </w:r>
    </w:p>
    <w:p w14:paraId="00920016"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A08E8" w14:textId="263698DF"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instrument model is formalized through two sub-models: the geometric one and the opto</w:t>
      </w:r>
      <w:del w:id="66" w:author="Romolo Politi" w:date="2022-11-16T20:10:00Z">
        <w:r w:rsidRPr="00F04B3A" w:rsidDel="009F42E9">
          <w:delText>-</w:delText>
        </w:r>
      </w:del>
      <w:r w:rsidRPr="00F04B3A">
        <w:t>electr</w:t>
      </w:r>
      <w:ins w:id="67" w:author="Romolo Politi" w:date="2022-11-16T20:11:00Z">
        <w:r w:rsidR="009F42E9">
          <w:t>onic</w:t>
        </w:r>
      </w:ins>
      <w:del w:id="68" w:author="Romolo Politi" w:date="2022-11-16T20:11:00Z">
        <w:r w:rsidRPr="00F04B3A" w:rsidDel="009F42E9">
          <w:delText>ic</w:delText>
        </w:r>
      </w:del>
      <w:r w:rsidRPr="00F04B3A">
        <w:t xml:space="preserve"> one. The first defines the projective system of the chamber. </w:t>
      </w:r>
      <w:ins w:id="69" w:author="Romolo Politi" w:date="2022-11-16T20:12:00Z">
        <w:r w:rsidR="009F42E9" w:rsidRPr="009F42E9">
          <w:t>The optoelectronic model represents the sensor's response to the input flow in terms of gain (linked to the filters and the pupil) and dark (or an approximation of it verifiable during the calibration phase).</w:t>
        </w:r>
      </w:ins>
      <w:del w:id="70" w:author="Romolo Politi" w:date="2022-11-16T20:12:00Z">
        <w:r w:rsidRPr="00F04B3A" w:rsidDel="009F42E9">
          <w:delText>The opto</w:delText>
        </w:r>
      </w:del>
      <w:del w:id="71" w:author="Romolo Politi" w:date="2022-11-16T20:09:00Z">
        <w:r w:rsidRPr="00F04B3A" w:rsidDel="009F42E9">
          <w:delText>-</w:delText>
        </w:r>
      </w:del>
      <w:del w:id="72" w:author="Romolo Politi" w:date="2022-11-16T20:12:00Z">
        <w:r w:rsidRPr="00F04B3A" w:rsidDel="009F42E9">
          <w:delText>electr</w:delText>
        </w:r>
      </w:del>
      <w:del w:id="73" w:author="Romolo Politi" w:date="2022-11-16T20:11:00Z">
        <w:r w:rsidRPr="00F04B3A" w:rsidDel="009F42E9">
          <w:delText>i</w:delText>
        </w:r>
      </w:del>
      <w:del w:id="74" w:author="Romolo Politi" w:date="2022-11-16T20:12:00Z">
        <w:r w:rsidRPr="00F04B3A" w:rsidDel="009F42E9">
          <w:delText xml:space="preserve">c model </w:delText>
        </w:r>
      </w:del>
      <w:del w:id="75" w:author="Romolo Politi" w:date="2022-11-16T20:10:00Z">
        <w:r w:rsidRPr="00F04B3A" w:rsidDel="009F42E9">
          <w:delText xml:space="preserve">defines </w:delText>
        </w:r>
      </w:del>
      <w:del w:id="76" w:author="Romolo Politi" w:date="2022-11-16T20:12:00Z">
        <w:r w:rsidRPr="00F04B3A" w:rsidDel="009F42E9">
          <w:delText xml:space="preserve">the </w:delText>
        </w:r>
      </w:del>
      <w:del w:id="77" w:author="Romolo Politi" w:date="2022-11-16T20:11:00Z">
        <w:r w:rsidRPr="00F04B3A" w:rsidDel="009F42E9">
          <w:delText xml:space="preserve">response of the </w:delText>
        </w:r>
      </w:del>
      <w:del w:id="78" w:author="Romolo Politi" w:date="2022-11-16T20:12:00Z">
        <w:r w:rsidRPr="00F04B3A" w:rsidDel="009F42E9">
          <w:delText>sensor to the input flow in terms of gain (linked to the filters and the pupil) and in terms of dark (or an approximation of it verifiable during the calibration phase).</w:delText>
        </w:r>
      </w:del>
      <w:r w:rsidRPr="00F04B3A">
        <w:t xml:space="preserve"> </w:t>
      </w:r>
      <w:ins w:id="79" w:author="Romolo Politi" w:date="2022-11-16T20:12:00Z">
        <w:r w:rsidR="009F42E9" w:rsidRPr="009F42E9">
          <w:t>If the geometric model is defined during the calibration phase, the optoelectrical model, which a few parameters can approximate, can be deduced from the earliest stages of optical and sensor design.</w:t>
        </w:r>
      </w:ins>
      <w:del w:id="80" w:author="Romolo Politi" w:date="2022-11-16T20:12:00Z">
        <w:r w:rsidRPr="00F04B3A" w:rsidDel="009F42E9">
          <w:delText>If the geometric model is defined during the calibration phase, the opto-electrical model, which can be approximated by a few parameters, can be deduced from the earliest stages of optical and sensor design.</w:delText>
        </w:r>
      </w:del>
    </w:p>
    <w:p w14:paraId="0DD49FF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09E3DB" w14:textId="09F79C7A"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The target model is nothing more than the radiometric model of the observed body. </w:t>
      </w:r>
      <w:del w:id="81" w:author="Romolo Politi" w:date="2022-11-16T20:13:00Z">
        <w:r w:rsidRPr="00F04B3A" w:rsidDel="002C7068">
          <w:delText xml:space="preserve">This </w:delText>
        </w:r>
      </w:del>
      <w:ins w:id="82" w:author="Romolo Politi" w:date="2022-11-16T20:13:00Z">
        <w:r w:rsidR="002C7068">
          <w:t>The target model</w:t>
        </w:r>
        <w:r w:rsidR="002C7068" w:rsidRPr="00F04B3A">
          <w:t xml:space="preserve"> </w:t>
        </w:r>
      </w:ins>
      <w:r w:rsidRPr="00F04B3A">
        <w:t xml:space="preserve">can be defined generically, for </w:t>
      </w:r>
      <w:del w:id="83" w:author="Romolo Politi" w:date="2022-11-16T20:13:00Z">
        <w:r w:rsidRPr="00F04B3A" w:rsidDel="002C7068">
          <w:delText>lesser known</w:delText>
        </w:r>
      </w:del>
      <w:ins w:id="84" w:author="Romolo Politi" w:date="2022-11-16T20:13:00Z">
        <w:r w:rsidR="002C7068" w:rsidRPr="00F04B3A">
          <w:t>lesser-known</w:t>
        </w:r>
      </w:ins>
      <w:r w:rsidRPr="00F04B3A">
        <w:t xml:space="preserve"> bodies, or specifically if it is known from other missions. Th</w:t>
      </w:r>
      <w:ins w:id="85" w:author="Romolo Politi" w:date="2022-11-16T20:14:00Z">
        <w:r w:rsidR="002C7068">
          <w:t>a</w:t>
        </w:r>
      </w:ins>
      <w:ins w:id="86" w:author="Romolo Politi" w:date="2022-11-16T20:15:00Z">
        <w:r w:rsidR="002C7068">
          <w:t>t</w:t>
        </w:r>
      </w:ins>
      <w:del w:id="87" w:author="Romolo Politi" w:date="2022-11-16T20:14:00Z">
        <w:r w:rsidRPr="00F04B3A" w:rsidDel="002C7068">
          <w:delText>is i</w:delText>
        </w:r>
      </w:del>
      <w:ins w:id="88" w:author="Romolo Politi" w:date="2022-11-16T20:14:00Z">
        <w:r w:rsidR="002C7068">
          <w:t>’</w:t>
        </w:r>
      </w:ins>
      <w:r w:rsidRPr="00F04B3A">
        <w:t xml:space="preserve">s the case of </w:t>
      </w:r>
      <w:del w:id="89" w:author="Romolo Politi" w:date="2022-11-16T20:15:00Z">
        <w:r w:rsidRPr="00F04B3A" w:rsidDel="002C7068">
          <w:delText xml:space="preserve">the </w:delText>
        </w:r>
      </w:del>
      <w:r w:rsidRPr="00F04B3A">
        <w:t>BepiColombo mission which will exploit, as a first estimate of the radiometric models, the knowledge of Mercury provided by previous missions.</w:t>
      </w:r>
    </w:p>
    <w:p w14:paraId="63771E93"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DCDB52"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The software's first-level outputs will be linked to image quality and target visibility.</w:t>
      </w:r>
    </w:p>
    <w:p w14:paraId="12D6C48A" w14:textId="7777777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3E9D66" w14:textId="60C31407" w:rsidR="00F04B3A" w:rsidRPr="00F04B3A" w:rsidRDefault="00F04B3A" w:rsidP="009A5A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04B3A">
        <w:t xml:space="preserve">As for image quality, the system allows </w:t>
      </w:r>
      <w:del w:id="90" w:author="Romolo Politi" w:date="2022-11-16T20:17:00Z">
        <w:r w:rsidRPr="00F04B3A" w:rsidDel="002C7068">
          <w:delText xml:space="preserve">you </w:delText>
        </w:r>
      </w:del>
      <w:ins w:id="91" w:author="Romolo Politi" w:date="2022-11-16T20:17:00Z">
        <w:r w:rsidR="002C7068">
          <w:t>the user</w:t>
        </w:r>
        <w:r w:rsidR="002C7068" w:rsidRPr="00F04B3A">
          <w:t xml:space="preserve"> </w:t>
        </w:r>
      </w:ins>
      <w:r w:rsidRPr="00F04B3A">
        <w:t xml:space="preserve">to define integration times </w:t>
      </w:r>
      <w:del w:id="92" w:author="Romolo Politi" w:date="2022-11-16T20:16:00Z">
        <w:r w:rsidRPr="00F04B3A" w:rsidDel="002C7068">
          <w:delText>in order to</w:delText>
        </w:r>
      </w:del>
      <w:ins w:id="93" w:author="Romolo Politi" w:date="2022-11-16T20:16:00Z">
        <w:r w:rsidR="002C7068" w:rsidRPr="00F04B3A">
          <w:t>to</w:t>
        </w:r>
      </w:ins>
      <w:r w:rsidRPr="00F04B3A">
        <w:t xml:space="preserve"> avoid saturation or smearing. </w:t>
      </w:r>
      <w:del w:id="94" w:author="Romolo Politi" w:date="2022-11-16T20:18:00Z">
        <w:r w:rsidRPr="00F04B3A" w:rsidDel="002C7068">
          <w:delText xml:space="preserve">As regards the </w:delText>
        </w:r>
      </w:del>
      <w:del w:id="95" w:author="Romolo Politi" w:date="2022-11-16T20:17:00Z">
        <w:r w:rsidRPr="00F04B3A" w:rsidDel="002C7068">
          <w:delText xml:space="preserve">visibility </w:delText>
        </w:r>
      </w:del>
      <w:del w:id="96" w:author="Romolo Politi" w:date="2022-11-16T20:18:00Z">
        <w:r w:rsidRPr="00F04B3A" w:rsidDel="002C7068">
          <w:delText>of</w:delText>
        </w:r>
      </w:del>
      <w:ins w:id="97" w:author="Romolo Politi" w:date="2022-11-16T20:18:00Z">
        <w:r w:rsidR="002C7068">
          <w:t>About</w:t>
        </w:r>
      </w:ins>
      <w:r w:rsidRPr="00F04B3A">
        <w:t xml:space="preserve"> the target</w:t>
      </w:r>
      <w:ins w:id="98" w:author="Romolo Politi" w:date="2022-11-16T20:17:00Z">
        <w:r w:rsidR="002C7068" w:rsidRPr="002C7068">
          <w:t xml:space="preserve"> </w:t>
        </w:r>
        <w:r w:rsidR="002C7068" w:rsidRPr="00F04B3A">
          <w:t>visibility</w:t>
        </w:r>
      </w:ins>
      <w:r w:rsidRPr="00F04B3A">
        <w:t xml:space="preserve">, in addition to verifying it, it </w:t>
      </w:r>
      <w:del w:id="99" w:author="Romolo Politi" w:date="2022-11-16T20:18:00Z">
        <w:r w:rsidRPr="00F04B3A" w:rsidDel="002C7068">
          <w:delText xml:space="preserve">allows </w:delText>
        </w:r>
      </w:del>
      <w:ins w:id="100" w:author="Romolo Politi" w:date="2022-11-16T20:18:00Z">
        <w:r w:rsidR="002C7068">
          <w:t>will enable users</w:t>
        </w:r>
        <w:r w:rsidR="002C7068" w:rsidRPr="00F04B3A">
          <w:t xml:space="preserve"> </w:t>
        </w:r>
      </w:ins>
      <w:r w:rsidRPr="00F04B3A">
        <w:t>to estimate the repetition time to be used to guarantee a defined overlap of the images (see Figure 2) and to provide the mapping of the planet's acquisitions as well as a synthetic simulation of what expected. Products connected to this task are the shapefiles of each acquisition</w:t>
      </w:r>
      <w:r w:rsidR="00964F29">
        <w:t xml:space="preserve"> provided for all the three </w:t>
      </w:r>
      <w:ins w:id="101" w:author="Romolo Politi" w:date="2022-11-16T20:19:00Z">
        <w:r w:rsidR="002C7068">
          <w:t xml:space="preserve">SIMBIO-SYS </w:t>
        </w:r>
      </w:ins>
      <w:r w:rsidR="00964F29">
        <w:t>channel</w:t>
      </w:r>
      <w:del w:id="102" w:author="Romolo Politi" w:date="2022-11-16T20:19:00Z">
        <w:r w:rsidR="00964F29" w:rsidDel="002C7068">
          <w:delText xml:space="preserve"> </w:delText>
        </w:r>
      </w:del>
      <w:ins w:id="103" w:author="Romolo Politi" w:date="2022-11-16T20:19:00Z">
        <w:r w:rsidR="002C7068">
          <w:t>s</w:t>
        </w:r>
      </w:ins>
      <w:del w:id="104" w:author="Romolo Politi" w:date="2022-11-16T20:19:00Z">
        <w:r w:rsidR="00964F29" w:rsidDel="002C7068">
          <w:delText>of</w:delText>
        </w:r>
      </w:del>
      <w:r w:rsidR="00964F29">
        <w:t xml:space="preserve"> </w:t>
      </w:r>
      <w:del w:id="105" w:author="Romolo Politi" w:date="2022-11-16T20:19:00Z">
        <w:r w:rsidR="00964F29" w:rsidDel="002C7068">
          <w:delText xml:space="preserve">SIMBIO-SYS </w:delText>
        </w:r>
      </w:del>
      <w:r w:rsidR="00964F29">
        <w:t xml:space="preserve">and used for the study and optimization of the Observation Strategi of VIHI and STC (see </w:t>
      </w:r>
      <w:r w:rsidR="00964F29">
        <w:fldChar w:fldCharType="begin"/>
      </w:r>
      <w:r w:rsidR="00964F29">
        <w:instrText xml:space="preserve"> REF _Ref119401358 \r \h </w:instrText>
      </w:r>
      <w:r w:rsidR="00964F29">
        <w:fldChar w:fldCharType="separate"/>
      </w:r>
      <w:r w:rsidR="00964F29">
        <w:t>[RD.2]</w:t>
      </w:r>
      <w:r w:rsidR="00964F29">
        <w:fldChar w:fldCharType="end"/>
      </w:r>
      <w:r w:rsidR="00964F29">
        <w:t xml:space="preserve"> and </w:t>
      </w:r>
      <w:r w:rsidR="00964F29">
        <w:fldChar w:fldCharType="begin"/>
      </w:r>
      <w:r w:rsidR="00964F29">
        <w:instrText xml:space="preserve"> REF _Ref119401360 \r \h </w:instrText>
      </w:r>
      <w:r w:rsidR="00964F29">
        <w:fldChar w:fldCharType="separate"/>
      </w:r>
      <w:r w:rsidR="00964F29">
        <w:t>[RD.3]</w:t>
      </w:r>
      <w:r w:rsidR="00964F29">
        <w:fldChar w:fldCharType="end"/>
      </w:r>
      <w:r w:rsidR="00964F29">
        <w:t>)</w:t>
      </w:r>
      <w:r w:rsidRPr="00F04B3A">
        <w:t>.</w:t>
      </w:r>
    </w:p>
    <w:p w14:paraId="2CA96D46" w14:textId="13DCD26C" w:rsidR="00F04B3A" w:rsidRDefault="00F04B3A" w:rsidP="009C7162"/>
    <w:p w14:paraId="51DD8A0B" w14:textId="77777777" w:rsidR="007C054C" w:rsidRDefault="00F04B3A" w:rsidP="007C054C">
      <w:pPr>
        <w:keepNext/>
        <w:jc w:val="center"/>
      </w:pPr>
      <w:r>
        <w:rPr>
          <w:noProof/>
        </w:rPr>
        <w:lastRenderedPageBreak/>
        <w:drawing>
          <wp:inline distT="0" distB="0" distL="0" distR="0" wp14:anchorId="58FBB32F" wp14:editId="2CF4AFC3">
            <wp:extent cx="5734050" cy="313055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30550"/>
                    </a:xfrm>
                    <a:prstGeom prst="rect">
                      <a:avLst/>
                    </a:prstGeom>
                    <a:noFill/>
                    <a:ln>
                      <a:noFill/>
                    </a:ln>
                  </pic:spPr>
                </pic:pic>
              </a:graphicData>
            </a:graphic>
          </wp:inline>
        </w:drawing>
      </w:r>
    </w:p>
    <w:p w14:paraId="3EDE67F1" w14:textId="279642B0" w:rsidR="00F04B3A" w:rsidRDefault="007C054C" w:rsidP="007C054C">
      <w:pPr>
        <w:pStyle w:val="Didascalia"/>
        <w:jc w:val="center"/>
      </w:pPr>
      <w:r>
        <w:t xml:space="preserve">Figure </w:t>
      </w:r>
      <w:fldSimple w:instr=" SEQ Figure \* ARABIC ">
        <w:r w:rsidR="00F22495">
          <w:rPr>
            <w:noProof/>
          </w:rPr>
          <w:t>2</w:t>
        </w:r>
      </w:fldSimple>
      <w:r>
        <w:rPr>
          <w:i w:val="0"/>
          <w:iCs w:val="0"/>
          <w:color w:val="auto"/>
          <w:sz w:val="24"/>
          <w:szCs w:val="24"/>
        </w:rPr>
        <w:t xml:space="preserve"> </w:t>
      </w:r>
      <w:r w:rsidR="00F04B3A">
        <w:t xml:space="preserve"> Example of simulator product in the case of polar acquisitions by STC. The two channels (respectively in blue and in red) of the instrument are oriented in a non-nadiral way. The SOIM allows to evaluate on the one hand the repetition time to ensure overlapping between acquisitions; on the other hand, it also provides shapefiles for verifying the target regions actually framed.</w:t>
      </w:r>
    </w:p>
    <w:p w14:paraId="75466AC7" w14:textId="77777777" w:rsidR="00F04B3A" w:rsidRDefault="00F04B3A" w:rsidP="00F04B3A"/>
    <w:p w14:paraId="297B5984" w14:textId="20EDBEA5" w:rsidR="00F04B3A" w:rsidRDefault="002C7068" w:rsidP="00F04B3A">
      <w:ins w:id="106" w:author="Romolo Politi" w:date="2022-11-16T20:20:00Z">
        <w:r>
          <w:t>For example, w</w:t>
        </w:r>
      </w:ins>
      <w:del w:id="107" w:author="Romolo Politi" w:date="2022-11-16T20:20:00Z">
        <w:r w:rsidR="00F04B3A" w:rsidDel="002C7068">
          <w:delText>W</w:delText>
        </w:r>
      </w:del>
      <w:r w:rsidR="00F04B3A">
        <w:t xml:space="preserve">ith the current </w:t>
      </w:r>
      <w:ins w:id="108" w:author="Romolo Politi" w:date="2022-11-16T20:20:00Z">
        <w:r>
          <w:t xml:space="preserve">simulator </w:t>
        </w:r>
      </w:ins>
      <w:r w:rsidR="00F04B3A">
        <w:t>version</w:t>
      </w:r>
      <w:del w:id="109" w:author="Romolo Politi" w:date="2022-11-16T20:20:00Z">
        <w:r w:rsidR="00F04B3A" w:rsidDel="002C7068">
          <w:delText xml:space="preserve"> of the </w:delText>
        </w:r>
        <w:r w:rsidR="007C054C" w:rsidDel="002C7068">
          <w:delText>simulator</w:delText>
        </w:r>
      </w:del>
      <w:r w:rsidR="007C054C">
        <w:t>,</w:t>
      </w:r>
      <w:r w:rsidR="00F04B3A">
        <w:t xml:space="preserve"> it was possible, </w:t>
      </w:r>
      <w:del w:id="110" w:author="Romolo Politi" w:date="2022-11-16T20:20:00Z">
        <w:r w:rsidR="00F04B3A" w:rsidDel="002C7068">
          <w:delText xml:space="preserve">for example, </w:delText>
        </w:r>
      </w:del>
      <w:r w:rsidR="00F04B3A">
        <w:t xml:space="preserve">to simulate the closest approach images of the first Mercury flybys by the </w:t>
      </w:r>
      <w:r w:rsidR="00D84041">
        <w:t>navigation cameras (</w:t>
      </w:r>
      <w:r w:rsidR="00F04B3A">
        <w:t>MCAMs</w:t>
      </w:r>
      <w:r w:rsidR="00D84041">
        <w:t>)</w:t>
      </w:r>
      <w:r w:rsidR="00F04B3A">
        <w:t xml:space="preserve"> of </w:t>
      </w:r>
      <w:r w:rsidR="00F22495">
        <w:t>BepiColombo</w:t>
      </w:r>
      <w:ins w:id="111" w:author="Romolo Politi" w:date="2022-11-16T20:20:00Z">
        <w:r>
          <w:t>,</w:t>
        </w:r>
      </w:ins>
      <w:r w:rsidR="00F22495">
        <w:t xml:space="preserve"> as</w:t>
      </w:r>
      <w:r w:rsidR="00F04B3A">
        <w:t xml:space="preserve"> shown in the example in</w:t>
      </w:r>
      <w:r w:rsidR="007C054C">
        <w:t xml:space="preserve"> </w:t>
      </w:r>
      <w:r w:rsidR="007C054C">
        <w:fldChar w:fldCharType="begin"/>
      </w:r>
      <w:r w:rsidR="007C054C">
        <w:instrText xml:space="preserve"> REF _Ref119400345 \h </w:instrText>
      </w:r>
      <w:r w:rsidR="007C054C">
        <w:fldChar w:fldCharType="separate"/>
      </w:r>
      <w:r w:rsidR="007C054C">
        <w:t xml:space="preserve">Figure </w:t>
      </w:r>
      <w:r w:rsidR="007C054C">
        <w:rPr>
          <w:noProof/>
        </w:rPr>
        <w:t>3</w:t>
      </w:r>
      <w:r w:rsidR="007C054C">
        <w:fldChar w:fldCharType="end"/>
      </w:r>
      <w:r w:rsidR="00F04B3A">
        <w:t>.</w:t>
      </w:r>
    </w:p>
    <w:p w14:paraId="7C25F54A" w14:textId="77777777" w:rsidR="00F04B3A" w:rsidRDefault="00F04B3A" w:rsidP="00F04B3A"/>
    <w:p w14:paraId="57401E01" w14:textId="75813368" w:rsidR="00F04B3A" w:rsidRDefault="00F04B3A" w:rsidP="00F04B3A">
      <w:r>
        <w:t xml:space="preserve">This </w:t>
      </w:r>
      <w:ins w:id="112" w:author="Romolo Politi" w:date="2022-11-16T20:21:00Z">
        <w:r w:rsidR="002C7068">
          <w:t xml:space="preserve">simulation </w:t>
        </w:r>
      </w:ins>
      <w:r>
        <w:t xml:space="preserve">allowed </w:t>
      </w:r>
      <w:ins w:id="113" w:author="Romolo Politi" w:date="2022-11-16T20:22:00Z">
        <w:r w:rsidR="002C7068">
          <w:t xml:space="preserve">the user </w:t>
        </w:r>
      </w:ins>
      <w:r>
        <w:t>to outline the timelines for the acquisitions and</w:t>
      </w:r>
      <w:del w:id="114" w:author="Romolo Politi" w:date="2022-11-16T20:22:00Z">
        <w:r w:rsidDel="002C7068">
          <w:delText xml:space="preserve"> to</w:delText>
        </w:r>
      </w:del>
      <w:r>
        <w:t xml:space="preserve"> validate the geological features taken during these phases.</w:t>
      </w:r>
    </w:p>
    <w:p w14:paraId="51CBEB99" w14:textId="77777777" w:rsidR="00F04B3A" w:rsidRDefault="00F04B3A" w:rsidP="00F04B3A"/>
    <w:p w14:paraId="2C9305DE" w14:textId="79C15DA5" w:rsidR="00F04B3A" w:rsidRDefault="00F04B3A" w:rsidP="00F04B3A">
      <w:r>
        <w:t>The</w:t>
      </w:r>
      <w:ins w:id="115" w:author="Romolo Politi" w:date="2022-11-16T20:23:00Z">
        <w:r w:rsidR="00340A06">
          <w:t xml:space="preserve"> user </w:t>
        </w:r>
      </w:ins>
      <w:del w:id="116" w:author="Romolo Politi" w:date="2022-11-16T20:23:00Z">
        <w:r w:rsidDel="00340A06">
          <w:delText xml:space="preserve"> </w:delText>
        </w:r>
      </w:del>
      <w:ins w:id="117" w:author="Romolo Politi" w:date="2022-11-16T20:23:00Z">
        <w:r w:rsidR="00340A06">
          <w:t xml:space="preserve">can use a </w:t>
        </w:r>
      </w:ins>
      <w:del w:id="118" w:author="Romolo Politi" w:date="2022-11-16T20:23:00Z">
        <w:r w:rsidDel="00340A06">
          <w:delText xml:space="preserve">same </w:delText>
        </w:r>
      </w:del>
      <w:ins w:id="119" w:author="Romolo Politi" w:date="2022-11-16T20:23:00Z">
        <w:r w:rsidR="00340A06">
          <w:t xml:space="preserve">similar </w:t>
        </w:r>
      </w:ins>
      <w:r>
        <w:t xml:space="preserve">process </w:t>
      </w:r>
      <w:del w:id="120" w:author="Romolo Politi" w:date="2022-11-16T20:23:00Z">
        <w:r w:rsidDel="00340A06">
          <w:delText xml:space="preserve">was also used </w:delText>
        </w:r>
      </w:del>
      <w:r>
        <w:t>for the optimization of the models of the cameras themselves by correcting the aiming of these cameras provided by the SKs as reported in (</w:t>
      </w:r>
      <w:r w:rsidR="00F22495">
        <w:fldChar w:fldCharType="begin"/>
      </w:r>
      <w:r w:rsidR="00F22495">
        <w:instrText xml:space="preserve"> REF _Ref119400495 \r \h </w:instrText>
      </w:r>
      <w:r w:rsidR="00F22495">
        <w:fldChar w:fldCharType="separate"/>
      </w:r>
      <w:r w:rsidR="00F22495">
        <w:t>[RD.2]</w:t>
      </w:r>
      <w:r w:rsidR="00F22495">
        <w:fldChar w:fldCharType="end"/>
      </w:r>
      <w:r>
        <w:t>).</w:t>
      </w:r>
    </w:p>
    <w:p w14:paraId="0F2F6D5D" w14:textId="77777777" w:rsidR="007C054C" w:rsidRDefault="00F04B3A" w:rsidP="007C054C">
      <w:pPr>
        <w:keepNext/>
      </w:pPr>
      <w:r>
        <w:rPr>
          <w:noProof/>
        </w:rPr>
        <w:drawing>
          <wp:inline distT="0" distB="0" distL="0" distR="0" wp14:anchorId="71E0C42D" wp14:editId="276D8BA5">
            <wp:extent cx="5943600" cy="2228850"/>
            <wp:effectExtent l="0" t="0" r="0" b="0"/>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5E1D5D4" w14:textId="77966ACB" w:rsidR="009C7162" w:rsidRPr="00964F29" w:rsidRDefault="007C054C" w:rsidP="00964F29">
      <w:pPr>
        <w:pStyle w:val="Didascalia"/>
      </w:pPr>
      <w:bookmarkStart w:id="121" w:name="_Ref119400345"/>
      <w:r>
        <w:t xml:space="preserve">Figure </w:t>
      </w:r>
      <w:fldSimple w:instr=" SEQ Figure \* ARABIC ">
        <w:r w:rsidR="00F22495">
          <w:rPr>
            <w:noProof/>
          </w:rPr>
          <w:t>3</w:t>
        </w:r>
      </w:fldSimple>
      <w:bookmarkEnd w:id="121"/>
      <w:r>
        <w:rPr>
          <w:i w:val="0"/>
          <w:iCs w:val="0"/>
          <w:color w:val="auto"/>
          <w:sz w:val="24"/>
          <w:szCs w:val="24"/>
        </w:rPr>
        <w:t xml:space="preserve"> </w:t>
      </w:r>
      <w:r w:rsidR="00F04B3A" w:rsidRPr="00F04B3A">
        <w:t xml:space="preserve">Example of simulator products. In (a) the rendering of the 3 cameras at 5-minute intervals in a neighborhood of the C.A; in (b) a subsection of these images which highlights on the one hand the region concerned and on the other the position of the terminator. In (c) summary of one of these simulations which shows the synthetic image on the left, on the right the equirectangular map of mercury with the region acquired from the image highlighted and the maps of the phase and incidence angles within the </w:t>
      </w:r>
      <w:proofErr w:type="spellStart"/>
      <w:r w:rsidR="00F04B3A" w:rsidRPr="00F04B3A">
        <w:t>FoV</w:t>
      </w:r>
      <w:proofErr w:type="spellEnd"/>
      <w:r w:rsidR="00F04B3A" w:rsidRPr="00F04B3A">
        <w:t>.</w:t>
      </w:r>
      <w:r w:rsidR="009C7162">
        <w:rPr>
          <w:rFonts w:asciiTheme="minorHAnsi" w:hAnsiTheme="minorHAnsi" w:cstheme="minorHAnsi"/>
          <w:color w:val="212529"/>
        </w:rPr>
        <w:br w:type="page"/>
      </w:r>
    </w:p>
    <w:p w14:paraId="12556588" w14:textId="7F12673C" w:rsidR="00BE7F0E" w:rsidRDefault="00BE7F0E" w:rsidP="000112B8">
      <w:pPr>
        <w:pStyle w:val="Titolo1"/>
      </w:pPr>
      <w:bookmarkStart w:id="122" w:name="_Toc119401518"/>
      <w:bookmarkStart w:id="123" w:name="_Ref119401640"/>
      <w:r>
        <w:lastRenderedPageBreak/>
        <w:t>Input</w:t>
      </w:r>
      <w:bookmarkEnd w:id="122"/>
      <w:bookmarkEnd w:id="123"/>
    </w:p>
    <w:p w14:paraId="1E4F21B0" w14:textId="5CCC2817" w:rsidR="00BE7F0E" w:rsidRDefault="00BE7F0E" w:rsidP="00BE7F0E">
      <w:pPr>
        <w:pStyle w:val="NormaleWeb"/>
        <w:shd w:val="clear" w:color="auto" w:fill="FFFFFF"/>
        <w:spacing w:before="0" w:beforeAutospacing="0" w:after="0" w:afterAutospacing="0"/>
        <w:jc w:val="both"/>
        <w:rPr>
          <w:rFonts w:ascii="Arial" w:hAnsi="Arial" w:cs="Arial"/>
          <w:color w:val="000000"/>
          <w:sz w:val="22"/>
          <w:szCs w:val="22"/>
        </w:rPr>
      </w:pPr>
    </w:p>
    <w:p w14:paraId="53F549D7" w14:textId="14DDD779" w:rsidR="008D3375" w:rsidRDefault="008D3375" w:rsidP="00BE7F0E">
      <w:pPr>
        <w:pStyle w:val="NormaleWeb"/>
        <w:shd w:val="clear" w:color="auto" w:fill="FFFFFF"/>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Once run</w:t>
      </w:r>
      <w:del w:id="124" w:author="Romolo Politi" w:date="2022-11-16T20:24:00Z">
        <w:r w:rsidDel="00340A06">
          <w:rPr>
            <w:rFonts w:asciiTheme="minorHAnsi" w:hAnsiTheme="minorHAnsi" w:cstheme="minorHAnsi"/>
            <w:color w:val="000000"/>
          </w:rPr>
          <w:delText>ned</w:delText>
        </w:r>
      </w:del>
      <w:r>
        <w:rPr>
          <w:rFonts w:asciiTheme="minorHAnsi" w:hAnsiTheme="minorHAnsi" w:cstheme="minorHAnsi"/>
          <w:color w:val="000000"/>
        </w:rPr>
        <w:t xml:space="preserve"> the simulator. It ask</w:t>
      </w:r>
      <w:ins w:id="125" w:author="Romolo Politi" w:date="2022-11-16T20:25:00Z">
        <w:r w:rsidR="00340A06">
          <w:rPr>
            <w:rFonts w:asciiTheme="minorHAnsi" w:hAnsiTheme="minorHAnsi" w:cstheme="minorHAnsi"/>
            <w:color w:val="000000"/>
          </w:rPr>
          <w:t>s</w:t>
        </w:r>
      </w:ins>
      <w:r>
        <w:rPr>
          <w:rFonts w:asciiTheme="minorHAnsi" w:hAnsiTheme="minorHAnsi" w:cstheme="minorHAnsi"/>
          <w:color w:val="000000"/>
        </w:rPr>
        <w:t xml:space="preserve"> </w:t>
      </w:r>
      <w:ins w:id="126" w:author="Romolo Politi" w:date="2022-11-16T20:25:00Z">
        <w:r w:rsidR="00340A06">
          <w:rPr>
            <w:rFonts w:asciiTheme="minorHAnsi" w:hAnsiTheme="minorHAnsi" w:cstheme="minorHAnsi"/>
            <w:color w:val="000000"/>
          </w:rPr>
          <w:t xml:space="preserve">for </w:t>
        </w:r>
      </w:ins>
      <w:r>
        <w:rPr>
          <w:rFonts w:asciiTheme="minorHAnsi" w:hAnsiTheme="minorHAnsi" w:cstheme="minorHAnsi"/>
          <w:color w:val="000000"/>
        </w:rPr>
        <w:t xml:space="preserve">the </w:t>
      </w:r>
      <w:del w:id="127" w:author="Romolo Politi" w:date="2022-11-16T20:26:00Z">
        <w:r w:rsidDel="00340A06">
          <w:rPr>
            <w:rFonts w:asciiTheme="minorHAnsi" w:hAnsiTheme="minorHAnsi" w:cstheme="minorHAnsi"/>
            <w:color w:val="000000"/>
          </w:rPr>
          <w:delText>main important</w:delText>
        </w:r>
      </w:del>
      <w:ins w:id="128" w:author="Romolo Politi" w:date="2022-11-16T20:26:00Z">
        <w:r w:rsidR="00340A06">
          <w:rPr>
            <w:rFonts w:asciiTheme="minorHAnsi" w:hAnsiTheme="minorHAnsi" w:cstheme="minorHAnsi"/>
            <w:color w:val="000000"/>
          </w:rPr>
          <w:t>essential</w:t>
        </w:r>
      </w:ins>
      <w:r>
        <w:rPr>
          <w:rFonts w:asciiTheme="minorHAnsi" w:hAnsiTheme="minorHAnsi" w:cstheme="minorHAnsi"/>
          <w:color w:val="000000"/>
        </w:rPr>
        <w:t xml:space="preserve"> parameters of the simulation</w:t>
      </w:r>
      <w:ins w:id="129" w:author="Romolo Politi" w:date="2022-11-16T20:26:00Z">
        <w:r w:rsidR="00340A06">
          <w:rPr>
            <w:rFonts w:asciiTheme="minorHAnsi" w:hAnsiTheme="minorHAnsi" w:cstheme="minorHAnsi"/>
            <w:color w:val="000000"/>
          </w:rPr>
          <w:t xml:space="preserve">, using a form </w:t>
        </w:r>
      </w:ins>
      <w:del w:id="130" w:author="Romolo Politi" w:date="2022-11-16T20:26:00Z">
        <w:r w:rsidDel="00340A06">
          <w:rPr>
            <w:rFonts w:asciiTheme="minorHAnsi" w:hAnsiTheme="minorHAnsi" w:cstheme="minorHAnsi"/>
            <w:color w:val="000000"/>
          </w:rPr>
          <w:delText xml:space="preserve"> which can be inserted manually </w:delText>
        </w:r>
      </w:del>
      <w:r>
        <w:rPr>
          <w:rFonts w:asciiTheme="minorHAnsi" w:hAnsiTheme="minorHAnsi" w:cstheme="minorHAnsi"/>
          <w:color w:val="000000"/>
        </w:rPr>
        <w:t xml:space="preserve">in the </w:t>
      </w:r>
      <w:r w:rsidR="00DF0D74">
        <w:rPr>
          <w:rFonts w:asciiTheme="minorHAnsi" w:hAnsiTheme="minorHAnsi" w:cstheme="minorHAnsi"/>
          <w:color w:val="000000"/>
        </w:rPr>
        <w:t xml:space="preserve">Define Simulation Window shown in </w:t>
      </w:r>
      <w:r w:rsidR="00DF0D74">
        <w:rPr>
          <w:rFonts w:asciiTheme="minorHAnsi" w:hAnsiTheme="minorHAnsi" w:cstheme="minorHAnsi"/>
          <w:color w:val="000000"/>
        </w:rPr>
        <w:fldChar w:fldCharType="begin"/>
      </w:r>
      <w:r w:rsidR="00DF0D74">
        <w:rPr>
          <w:rFonts w:asciiTheme="minorHAnsi" w:hAnsiTheme="minorHAnsi" w:cstheme="minorHAnsi"/>
          <w:color w:val="000000"/>
        </w:rPr>
        <w:instrText xml:space="preserve"> REF _Ref119392726 \h </w:instrText>
      </w:r>
      <w:r w:rsidR="00DF0D74">
        <w:rPr>
          <w:rFonts w:asciiTheme="minorHAnsi" w:hAnsiTheme="minorHAnsi" w:cstheme="minorHAnsi"/>
          <w:color w:val="000000"/>
        </w:rPr>
      </w:r>
      <w:r w:rsidR="00DF0D74">
        <w:rPr>
          <w:rFonts w:asciiTheme="minorHAnsi" w:hAnsiTheme="minorHAnsi" w:cstheme="minorHAnsi"/>
          <w:color w:val="000000"/>
        </w:rPr>
        <w:fldChar w:fldCharType="separate"/>
      </w:r>
      <w:r w:rsidR="00DF0D74">
        <w:t xml:space="preserve">Figure </w:t>
      </w:r>
      <w:r w:rsidR="00DF0D74">
        <w:rPr>
          <w:noProof/>
        </w:rPr>
        <w:t>2</w:t>
      </w:r>
      <w:r w:rsidR="00DF0D74">
        <w:rPr>
          <w:rFonts w:asciiTheme="minorHAnsi" w:hAnsiTheme="minorHAnsi" w:cstheme="minorHAnsi"/>
          <w:color w:val="000000"/>
        </w:rPr>
        <w:fldChar w:fldCharType="end"/>
      </w:r>
      <w:r>
        <w:rPr>
          <w:rFonts w:asciiTheme="minorHAnsi" w:hAnsiTheme="minorHAnsi" w:cstheme="minorHAnsi"/>
          <w:color w:val="000000"/>
        </w:rPr>
        <w:t>.</w:t>
      </w:r>
    </w:p>
    <w:p w14:paraId="18B8DCB6" w14:textId="77777777" w:rsidR="00DF0D74" w:rsidRDefault="00DF0D74" w:rsidP="00BE7F0E">
      <w:pPr>
        <w:pStyle w:val="NormaleWeb"/>
        <w:shd w:val="clear" w:color="auto" w:fill="FFFFFF"/>
        <w:spacing w:before="0" w:beforeAutospacing="0" w:after="0" w:afterAutospacing="0"/>
        <w:jc w:val="both"/>
        <w:rPr>
          <w:rFonts w:asciiTheme="minorHAnsi" w:hAnsiTheme="minorHAnsi" w:cstheme="minorHAnsi"/>
          <w:color w:val="000000"/>
        </w:rPr>
      </w:pPr>
    </w:p>
    <w:p w14:paraId="18019186" w14:textId="77777777" w:rsidR="00DF0D74" w:rsidRDefault="00DF0D74" w:rsidP="00DF0D74">
      <w:pPr>
        <w:pStyle w:val="NormaleWeb"/>
        <w:keepNext/>
        <w:shd w:val="clear" w:color="auto" w:fill="FFFFFF"/>
        <w:spacing w:before="0" w:beforeAutospacing="0" w:after="0" w:afterAutospacing="0"/>
        <w:jc w:val="center"/>
      </w:pPr>
      <w:r w:rsidRPr="00DF0D74">
        <w:rPr>
          <w:noProof/>
        </w:rPr>
        <w:drawing>
          <wp:inline distT="0" distB="0" distL="0" distR="0" wp14:anchorId="0429EEC0" wp14:editId="57B8ED34">
            <wp:extent cx="2959100" cy="29210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2965868" cy="2927736"/>
                    </a:xfrm>
                    <a:prstGeom prst="rect">
                      <a:avLst/>
                    </a:prstGeom>
                  </pic:spPr>
                </pic:pic>
              </a:graphicData>
            </a:graphic>
          </wp:inline>
        </w:drawing>
      </w:r>
    </w:p>
    <w:p w14:paraId="181329A1" w14:textId="2F36DE13" w:rsidR="00D84041" w:rsidRDefault="00DF0D74" w:rsidP="00DF0D74">
      <w:pPr>
        <w:pStyle w:val="Didascalia"/>
      </w:pPr>
      <w:bookmarkStart w:id="131" w:name="_Ref119392726"/>
      <w:r>
        <w:t xml:space="preserve">Figure </w:t>
      </w:r>
      <w:fldSimple w:instr=" SEQ Figure \* ARABIC ">
        <w:r w:rsidR="00F22495">
          <w:rPr>
            <w:noProof/>
          </w:rPr>
          <w:t>4</w:t>
        </w:r>
      </w:fldSimple>
      <w:bookmarkEnd w:id="131"/>
      <w:r>
        <w:t xml:space="preserve"> define Simulation window showing the main input which can be define.</w:t>
      </w:r>
    </w:p>
    <w:p w14:paraId="66F23F90" w14:textId="77777777" w:rsidR="00D84041" w:rsidRDefault="00D84041">
      <w:pPr>
        <w:rPr>
          <w:i/>
          <w:iCs/>
          <w:color w:val="44546A" w:themeColor="text2"/>
          <w:sz w:val="18"/>
          <w:szCs w:val="18"/>
        </w:rPr>
      </w:pPr>
      <w:r>
        <w:br w:type="page"/>
      </w:r>
    </w:p>
    <w:p w14:paraId="10693585" w14:textId="77777777" w:rsidR="00DF0D74" w:rsidRPr="00DF0D74" w:rsidRDefault="00DF0D74" w:rsidP="00DF0D74">
      <w:pPr>
        <w:pStyle w:val="Didascalia"/>
      </w:pPr>
    </w:p>
    <w:p w14:paraId="58E9B009" w14:textId="22BE0EB6" w:rsidR="00DF0D74" w:rsidRPr="00DF0D74" w:rsidRDefault="00DF0D74" w:rsidP="000112B8">
      <w:pPr>
        <w:pStyle w:val="Titolo2"/>
      </w:pPr>
      <w:bookmarkStart w:id="132" w:name="_Toc119401519"/>
      <w:r>
        <w:t>Textual</w:t>
      </w:r>
      <w:bookmarkEnd w:id="132"/>
      <w:r>
        <w:t xml:space="preserve"> </w:t>
      </w:r>
    </w:p>
    <w:p w14:paraId="6A9CA5BE" w14:textId="77777777" w:rsidR="008D3375" w:rsidRDefault="008D3375" w:rsidP="00BE7F0E">
      <w:pPr>
        <w:pStyle w:val="NormaleWeb"/>
        <w:shd w:val="clear" w:color="auto" w:fill="FFFFFF"/>
        <w:spacing w:before="0" w:beforeAutospacing="0" w:after="0" w:afterAutospacing="0"/>
        <w:jc w:val="both"/>
        <w:rPr>
          <w:rFonts w:asciiTheme="minorHAnsi" w:hAnsiTheme="minorHAnsi" w:cstheme="minorHAnsi"/>
          <w:color w:val="000000"/>
        </w:rPr>
      </w:pPr>
    </w:p>
    <w:p w14:paraId="03DCDF66" w14:textId="2A6D06AA" w:rsidR="008D3375" w:rsidRDefault="008D3375" w:rsidP="008D3375">
      <w:r>
        <w:t xml:space="preserve">This </w:t>
      </w:r>
      <w:r w:rsidR="00DF0D74">
        <w:t>input</w:t>
      </w:r>
      <w:del w:id="133" w:author="Romolo Politi" w:date="2022-11-16T20:27:00Z">
        <w:r w:rsidR="00DF0D74" w:rsidDel="00340A06">
          <w:delText>s</w:delText>
        </w:r>
      </w:del>
      <w:r w:rsidR="00DF0D74">
        <w:t xml:space="preserve"> </w:t>
      </w:r>
      <w:r>
        <w:t>includes:</w:t>
      </w:r>
    </w:p>
    <w:p w14:paraId="50B0466E" w14:textId="41718B4D" w:rsidR="008D3375" w:rsidRDefault="007B57E6" w:rsidP="008D3375">
      <w:pPr>
        <w:pStyle w:val="Paragrafoelenco"/>
        <w:numPr>
          <w:ilvl w:val="0"/>
          <w:numId w:val="15"/>
        </w:numPr>
      </w:pPr>
      <w:del w:id="134" w:author="Romolo Politi" w:date="2022-11-16T20:27:00Z">
        <w:r w:rsidDel="00340A06">
          <w:delText xml:space="preserve">Local </w:delText>
        </w:r>
      </w:del>
      <w:ins w:id="135" w:author="Romolo Politi" w:date="2022-11-16T20:27:00Z">
        <w:r w:rsidR="00340A06">
          <w:t xml:space="preserve">The </w:t>
        </w:r>
      </w:ins>
      <w:r w:rsidR="008D3375">
        <w:t xml:space="preserve">Path of </w:t>
      </w:r>
      <w:del w:id="136" w:author="Romolo Politi" w:date="2022-11-16T20:27:00Z">
        <w:r w:rsidR="008D3375" w:rsidDel="00340A06">
          <w:delText xml:space="preserve">the </w:delText>
        </w:r>
      </w:del>
      <w:r w:rsidR="008D3375">
        <w:t>Mice folder</w:t>
      </w:r>
      <w:del w:id="137" w:author="Romolo Politi" w:date="2022-11-16T20:27:00Z">
        <w:r w:rsidR="008D3375" w:rsidDel="00340A06">
          <w:delText xml:space="preserve"> in the PC used</w:delText>
        </w:r>
      </w:del>
    </w:p>
    <w:p w14:paraId="64FB5ED0" w14:textId="6D6298B4" w:rsidR="008D3375" w:rsidRDefault="007B57E6" w:rsidP="008D3375">
      <w:pPr>
        <w:pStyle w:val="Paragrafoelenco"/>
        <w:numPr>
          <w:ilvl w:val="0"/>
          <w:numId w:val="15"/>
        </w:numPr>
      </w:pPr>
      <w:del w:id="138" w:author="Romolo Politi" w:date="2022-11-16T20:27:00Z">
        <w:r w:rsidDel="00340A06">
          <w:delText xml:space="preserve">Local </w:delText>
        </w:r>
      </w:del>
      <w:ins w:id="139" w:author="Romolo Politi" w:date="2022-11-16T20:27:00Z">
        <w:r w:rsidR="00340A06">
          <w:t xml:space="preserve">The </w:t>
        </w:r>
      </w:ins>
      <w:r w:rsidR="008D3375">
        <w:t xml:space="preserve">Path of the spice kernels </w:t>
      </w:r>
      <w:del w:id="140" w:author="Romolo Politi" w:date="2022-11-16T20:28:00Z">
        <w:r w:rsidR="008D3375" w:rsidDel="00340A06">
          <w:delText xml:space="preserve">to </w:delText>
        </w:r>
      </w:del>
      <w:del w:id="141" w:author="Romolo Politi" w:date="2022-11-16T20:29:00Z">
        <w:r w:rsidR="008D3375" w:rsidDel="00340A06">
          <w:delText xml:space="preserve">be </w:delText>
        </w:r>
      </w:del>
      <w:del w:id="142" w:author="Romolo Politi" w:date="2022-11-16T20:28:00Z">
        <w:r w:rsidR="008D3375" w:rsidDel="00340A06">
          <w:delText xml:space="preserve">considered </w:delText>
        </w:r>
      </w:del>
      <w:r w:rsidR="008D3375">
        <w:t>(the folder must contain a</w:t>
      </w:r>
      <w:ins w:id="143" w:author="Romolo Politi" w:date="2022-11-16T20:29:00Z">
        <w:r w:rsidR="00340A06">
          <w:t>n</w:t>
        </w:r>
      </w:ins>
      <w:r w:rsidR="008D3375">
        <w:t xml:space="preserve"> “</w:t>
      </w:r>
      <w:proofErr w:type="spellStart"/>
      <w:r w:rsidR="008D3375">
        <w:t>mk</w:t>
      </w:r>
      <w:proofErr w:type="spellEnd"/>
      <w:r w:rsidR="008D3375">
        <w:t xml:space="preserve">” subfolder with a list of </w:t>
      </w:r>
      <w:r w:rsidR="00DF0D74">
        <w:t>plan file</w:t>
      </w:r>
      <w:ins w:id="144" w:author="Romolo Politi" w:date="2022-11-16T20:29:00Z">
        <w:r w:rsidR="00340A06">
          <w:t>s</w:t>
        </w:r>
      </w:ins>
      <w:r w:rsidR="00DF0D74">
        <w:t xml:space="preserve"> with extension TM. The simulation will consider the most recent</w:t>
      </w:r>
      <w:r w:rsidR="008D3375">
        <w:t>)</w:t>
      </w:r>
    </w:p>
    <w:p w14:paraId="7C37F3CC" w14:textId="2D2F3FA0" w:rsidR="00DF0D74" w:rsidRDefault="00340A06" w:rsidP="008D3375">
      <w:pPr>
        <w:pStyle w:val="Paragrafoelenco"/>
        <w:numPr>
          <w:ilvl w:val="0"/>
          <w:numId w:val="15"/>
        </w:numPr>
      </w:pPr>
      <w:ins w:id="145" w:author="Romolo Politi" w:date="2022-11-16T20:30:00Z">
        <w:r>
          <w:t xml:space="preserve">The </w:t>
        </w:r>
      </w:ins>
      <w:del w:id="146" w:author="Romolo Politi" w:date="2022-11-16T20:30:00Z">
        <w:r w:rsidR="00DF0D74" w:rsidDel="00340A06">
          <w:delText>T</w:delText>
        </w:r>
      </w:del>
      <w:ins w:id="147" w:author="Romolo Politi" w:date="2022-11-16T20:30:00Z">
        <w:r>
          <w:t>t</w:t>
        </w:r>
      </w:ins>
      <w:r w:rsidR="00DF0D74">
        <w:t xml:space="preserve">arget of the simulation </w:t>
      </w:r>
    </w:p>
    <w:p w14:paraId="07444C20" w14:textId="2904D87F" w:rsidR="00DF0D74" w:rsidRDefault="00340A06" w:rsidP="008D3375">
      <w:pPr>
        <w:pStyle w:val="Paragrafoelenco"/>
        <w:numPr>
          <w:ilvl w:val="0"/>
          <w:numId w:val="15"/>
        </w:numPr>
      </w:pPr>
      <w:ins w:id="148" w:author="Romolo Politi" w:date="2022-11-16T20:30:00Z">
        <w:r>
          <w:t xml:space="preserve">The </w:t>
        </w:r>
      </w:ins>
      <w:del w:id="149" w:author="Romolo Politi" w:date="2022-11-16T20:30:00Z">
        <w:r w:rsidR="00DF0D74" w:rsidDel="00340A06">
          <w:delText>R</w:delText>
        </w:r>
      </w:del>
      <w:ins w:id="150" w:author="Romolo Politi" w:date="2022-11-16T20:30:00Z">
        <w:r>
          <w:t>r</w:t>
        </w:r>
      </w:ins>
      <w:r w:rsidR="00DF0D74">
        <w:t xml:space="preserve">eference frame to be considered </w:t>
      </w:r>
    </w:p>
    <w:p w14:paraId="6FEB2030" w14:textId="73FF5CAE" w:rsidR="00DF0D74" w:rsidRDefault="00DF0D74" w:rsidP="008D3375">
      <w:pPr>
        <w:pStyle w:val="Paragrafoelenco"/>
        <w:numPr>
          <w:ilvl w:val="0"/>
          <w:numId w:val="15"/>
        </w:numPr>
      </w:pPr>
      <w:r>
        <w:t xml:space="preserve">S/C Observer name </w:t>
      </w:r>
    </w:p>
    <w:p w14:paraId="26936737" w14:textId="767D6E25" w:rsidR="00D84041" w:rsidRDefault="00D84041">
      <w:r>
        <w:br w:type="page"/>
      </w:r>
    </w:p>
    <w:p w14:paraId="44F784CA" w14:textId="77777777" w:rsidR="00DF0D74" w:rsidRDefault="00DF0D74" w:rsidP="00DF0D74"/>
    <w:p w14:paraId="72AEFE2F" w14:textId="662AED10" w:rsidR="00DF0D74" w:rsidRDefault="00DF0D74" w:rsidP="000112B8">
      <w:pPr>
        <w:pStyle w:val="Titolo2"/>
      </w:pPr>
      <w:r>
        <w:t xml:space="preserve"> </w:t>
      </w:r>
      <w:bookmarkStart w:id="151" w:name="_Toc119401520"/>
      <w:r>
        <w:t>SK Inputs</w:t>
      </w:r>
      <w:bookmarkEnd w:id="151"/>
      <w:r>
        <w:t xml:space="preserve"> </w:t>
      </w:r>
    </w:p>
    <w:p w14:paraId="244F7690" w14:textId="77777777" w:rsidR="008D3375" w:rsidRDefault="008D3375" w:rsidP="00BE7F0E">
      <w:pPr>
        <w:pStyle w:val="NormaleWeb"/>
        <w:shd w:val="clear" w:color="auto" w:fill="FFFFFF"/>
        <w:spacing w:before="0" w:beforeAutospacing="0" w:after="0" w:afterAutospacing="0"/>
        <w:jc w:val="both"/>
        <w:rPr>
          <w:rFonts w:asciiTheme="minorHAnsi" w:hAnsiTheme="minorHAnsi" w:cstheme="minorHAnsi"/>
          <w:color w:val="000000"/>
        </w:rPr>
      </w:pPr>
    </w:p>
    <w:p w14:paraId="1F2ADB51" w14:textId="765C58C2" w:rsidR="00BE7F0E" w:rsidRPr="003622CD" w:rsidRDefault="00DF0D74" w:rsidP="003622CD">
      <w:pPr>
        <w:rPr>
          <w:rFonts w:ascii="Consolas" w:eastAsia="Times New Roman" w:hAnsi="Consolas" w:cs="Times New Roman"/>
          <w:sz w:val="20"/>
          <w:szCs w:val="20"/>
          <w:lang w:eastAsia="en-US"/>
        </w:rPr>
      </w:pPr>
      <w:del w:id="152" w:author="Romolo Politi" w:date="2022-11-17T09:36:00Z">
        <w:r w:rsidDel="002A5CA3">
          <w:rPr>
            <w:rFonts w:asciiTheme="minorHAnsi" w:hAnsiTheme="minorHAnsi" w:cstheme="minorHAnsi"/>
            <w:color w:val="000000"/>
          </w:rPr>
          <w:delText xml:space="preserve">Also </w:delText>
        </w:r>
        <w:r w:rsidR="00BE7F0E" w:rsidRPr="009C7162" w:rsidDel="002A5CA3">
          <w:rPr>
            <w:rFonts w:asciiTheme="minorHAnsi" w:hAnsiTheme="minorHAnsi" w:cstheme="minorHAnsi"/>
            <w:color w:val="000000"/>
          </w:rPr>
          <w:delText xml:space="preserve">Spice kernel IDs can be selected by the </w:delText>
        </w:r>
      </w:del>
      <w:ins w:id="153" w:author="Romolo Politi" w:date="2022-11-17T09:35:00Z">
        <w:r w:rsidR="002A5CA3">
          <w:rPr>
            <w:rFonts w:asciiTheme="minorHAnsi" w:hAnsiTheme="minorHAnsi" w:cstheme="minorHAnsi"/>
            <w:color w:val="000000"/>
          </w:rPr>
          <w:t xml:space="preserve">From the </w:t>
        </w:r>
      </w:ins>
      <w:r>
        <w:rPr>
          <w:rFonts w:asciiTheme="minorHAnsi" w:hAnsiTheme="minorHAnsi" w:cstheme="minorHAnsi"/>
          <w:color w:val="000000"/>
        </w:rPr>
        <w:t>Define Simulation</w:t>
      </w:r>
      <w:r w:rsidR="00BE7F0E" w:rsidRPr="009C7162">
        <w:rPr>
          <w:rFonts w:asciiTheme="minorHAnsi" w:hAnsiTheme="minorHAnsi" w:cstheme="minorHAnsi"/>
          <w:color w:val="000000"/>
        </w:rPr>
        <w:t xml:space="preserve"> Window</w:t>
      </w:r>
      <w:ins w:id="154" w:author="Romolo Politi" w:date="2022-11-17T09:36:00Z">
        <w:r w:rsidR="002A5CA3" w:rsidRPr="002A5CA3">
          <w:rPr>
            <w:rFonts w:asciiTheme="minorHAnsi" w:hAnsiTheme="minorHAnsi" w:cstheme="minorHAnsi"/>
            <w:color w:val="000000"/>
          </w:rPr>
          <w:t xml:space="preserve"> </w:t>
        </w:r>
        <w:r w:rsidR="002A5CA3" w:rsidRPr="009C7162">
          <w:rPr>
            <w:rFonts w:asciiTheme="minorHAnsi" w:hAnsiTheme="minorHAnsi" w:cstheme="minorHAnsi"/>
            <w:color w:val="000000"/>
          </w:rPr>
          <w:t>can be selected</w:t>
        </w:r>
        <w:r w:rsidR="002A5CA3">
          <w:rPr>
            <w:rFonts w:asciiTheme="minorHAnsi" w:hAnsiTheme="minorHAnsi" w:cstheme="minorHAnsi"/>
            <w:color w:val="000000"/>
          </w:rPr>
          <w:t xml:space="preserve"> the </w:t>
        </w:r>
        <w:r w:rsidR="002A5CA3" w:rsidRPr="009C7162">
          <w:rPr>
            <w:rFonts w:asciiTheme="minorHAnsi" w:hAnsiTheme="minorHAnsi" w:cstheme="minorHAnsi"/>
            <w:color w:val="000000"/>
          </w:rPr>
          <w:t>Spice kernel IDs</w:t>
        </w:r>
      </w:ins>
      <w:r w:rsidR="00BE7F0E" w:rsidRPr="009C7162">
        <w:rPr>
          <w:rFonts w:asciiTheme="minorHAnsi" w:hAnsiTheme="minorHAnsi" w:cstheme="minorHAnsi"/>
          <w:color w:val="000000"/>
        </w:rPr>
        <w:t>.</w:t>
      </w:r>
      <w:r>
        <w:rPr>
          <w:rFonts w:asciiTheme="minorHAnsi" w:hAnsiTheme="minorHAnsi" w:cstheme="minorHAnsi"/>
          <w:color w:val="000000"/>
        </w:rPr>
        <w:t xml:space="preserve"> </w:t>
      </w:r>
      <w:r w:rsidR="003622CD">
        <w:rPr>
          <w:rFonts w:asciiTheme="minorHAnsi" w:hAnsiTheme="minorHAnsi" w:cstheme="minorHAnsi"/>
          <w:color w:val="000000"/>
        </w:rPr>
        <w:t>The NAIF IDs</w:t>
      </w:r>
      <w:r>
        <w:rPr>
          <w:rFonts w:asciiTheme="minorHAnsi" w:hAnsiTheme="minorHAnsi" w:cstheme="minorHAnsi"/>
          <w:color w:val="000000"/>
        </w:rPr>
        <w:t xml:space="preserve"> </w:t>
      </w:r>
      <w:r w:rsidR="003622CD">
        <w:rPr>
          <w:rFonts w:asciiTheme="minorHAnsi" w:hAnsiTheme="minorHAnsi" w:cstheme="minorHAnsi"/>
          <w:color w:val="000000"/>
        </w:rPr>
        <w:t>currently</w:t>
      </w:r>
      <w:r>
        <w:rPr>
          <w:rFonts w:asciiTheme="minorHAnsi" w:hAnsiTheme="minorHAnsi" w:cstheme="minorHAnsi"/>
          <w:color w:val="000000"/>
        </w:rPr>
        <w:t xml:space="preserve"> included</w:t>
      </w:r>
      <w:r w:rsidR="003622CD">
        <w:rPr>
          <w:rFonts w:asciiTheme="minorHAnsi" w:hAnsiTheme="minorHAnsi" w:cstheme="minorHAnsi"/>
          <w:color w:val="000000"/>
        </w:rPr>
        <w:t xml:space="preserve"> in SOIM are reported in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_Ref119393047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3622CD">
        <w:t xml:space="preserve">Table </w:t>
      </w:r>
      <w:r w:rsidR="003622CD">
        <w:rPr>
          <w:noProof/>
        </w:rPr>
        <w:t>1</w:t>
      </w:r>
      <w:r w:rsidR="003622CD">
        <w:rPr>
          <w:rFonts w:asciiTheme="minorHAnsi" w:hAnsiTheme="minorHAnsi" w:cstheme="minorHAnsi"/>
          <w:color w:val="000000"/>
        </w:rPr>
        <w:fldChar w:fldCharType="end"/>
      </w:r>
      <w:r>
        <w:rPr>
          <w:rFonts w:asciiTheme="minorHAnsi" w:hAnsiTheme="minorHAnsi" w:cstheme="minorHAnsi"/>
          <w:color w:val="000000"/>
        </w:rPr>
        <w:t xml:space="preserve"> but additive on can be added </w:t>
      </w:r>
      <w:r w:rsidR="003622CD">
        <w:rPr>
          <w:rFonts w:asciiTheme="minorHAnsi" w:hAnsiTheme="minorHAnsi" w:cstheme="minorHAnsi"/>
          <w:color w:val="000000"/>
        </w:rPr>
        <w:t xml:space="preserve">extending variable </w:t>
      </w:r>
      <w:proofErr w:type="spellStart"/>
      <w:r w:rsidR="003622CD" w:rsidRPr="003622CD">
        <w:rPr>
          <w:rFonts w:ascii="Consolas" w:eastAsia="Times New Roman" w:hAnsi="Consolas" w:cs="Times New Roman"/>
          <w:sz w:val="20"/>
          <w:szCs w:val="20"/>
          <w:lang w:eastAsia="en-US"/>
        </w:rPr>
        <w:t>instruments_id</w:t>
      </w:r>
      <w:proofErr w:type="spellEnd"/>
      <w:r w:rsidR="003622CD">
        <w:rPr>
          <w:rFonts w:ascii="Consolas" w:eastAsia="Times New Roman" w:hAnsi="Consolas" w:cs="Times New Roman"/>
          <w:sz w:val="20"/>
          <w:szCs w:val="20"/>
          <w:lang w:eastAsia="en-US"/>
        </w:rPr>
        <w:t xml:space="preserve"> in </w:t>
      </w:r>
      <w:r>
        <w:rPr>
          <w:rFonts w:asciiTheme="minorHAnsi" w:hAnsiTheme="minorHAnsi" w:cstheme="minorHAnsi"/>
          <w:color w:val="000000"/>
        </w:rPr>
        <w:t>“</w:t>
      </w:r>
      <w:proofErr w:type="spellStart"/>
      <w:r w:rsidRPr="00DF0D74">
        <w:rPr>
          <w:rFonts w:asciiTheme="minorHAnsi" w:hAnsiTheme="minorHAnsi" w:cstheme="minorHAnsi"/>
          <w:color w:val="000000"/>
        </w:rPr>
        <w:t>Read_DEFAULT_definitions</w:t>
      </w:r>
      <w:r>
        <w:rPr>
          <w:rFonts w:asciiTheme="minorHAnsi" w:hAnsiTheme="minorHAnsi" w:cstheme="minorHAnsi"/>
          <w:color w:val="000000"/>
        </w:rPr>
        <w:t>.m</w:t>
      </w:r>
      <w:proofErr w:type="spellEnd"/>
      <w:r>
        <w:rPr>
          <w:rFonts w:asciiTheme="minorHAnsi" w:hAnsiTheme="minorHAnsi" w:cstheme="minorHAnsi"/>
          <w:color w:val="000000"/>
        </w:rPr>
        <w:t>”</w:t>
      </w:r>
      <w:r w:rsidR="003622CD">
        <w:rPr>
          <w:rFonts w:asciiTheme="minorHAnsi" w:hAnsiTheme="minorHAnsi" w:cstheme="minorHAnsi"/>
          <w:color w:val="000000"/>
        </w:rPr>
        <w:t>.</w:t>
      </w:r>
    </w:p>
    <w:p w14:paraId="555D8D8C" w14:textId="13F7E661" w:rsidR="003622CD" w:rsidRPr="003622CD" w:rsidRDefault="003622CD" w:rsidP="00BE7F0E">
      <w:pPr>
        <w:pStyle w:val="NormaleWeb"/>
        <w:shd w:val="clear" w:color="auto" w:fill="FFFFFF"/>
        <w:spacing w:before="0" w:beforeAutospacing="0" w:after="0" w:afterAutospacing="0"/>
        <w:jc w:val="both"/>
        <w:rPr>
          <w:rFonts w:asciiTheme="minorHAnsi" w:hAnsiTheme="minorHAnsi" w:cstheme="minorHAnsi"/>
          <w:b/>
          <w:bCs/>
          <w:color w:val="000000"/>
        </w:rPr>
      </w:pPr>
      <w:r w:rsidRPr="003622CD">
        <w:rPr>
          <w:rFonts w:asciiTheme="minorHAnsi" w:hAnsiTheme="minorHAnsi" w:cstheme="minorHAnsi"/>
          <w:b/>
          <w:bCs/>
          <w:color w:val="000000"/>
        </w:rPr>
        <w:t>NAIF ID refer</w:t>
      </w:r>
      <w:r>
        <w:rPr>
          <w:rFonts w:asciiTheme="minorHAnsi" w:hAnsiTheme="minorHAnsi" w:cstheme="minorHAnsi"/>
          <w:b/>
          <w:bCs/>
          <w:color w:val="000000"/>
        </w:rPr>
        <w:t>s</w:t>
      </w:r>
      <w:r w:rsidRPr="003622CD">
        <w:rPr>
          <w:rFonts w:asciiTheme="minorHAnsi" w:hAnsiTheme="minorHAnsi" w:cstheme="minorHAnsi"/>
          <w:b/>
          <w:bCs/>
          <w:color w:val="000000"/>
        </w:rPr>
        <w:t xml:space="preserve"> to the frame kernel </w:t>
      </w:r>
      <w:del w:id="155" w:author="Romolo Politi" w:date="2022-11-17T09:37:00Z">
        <w:r w:rsidRPr="003622CD" w:rsidDel="002A5CA3">
          <w:rPr>
            <w:rFonts w:asciiTheme="minorHAnsi" w:hAnsiTheme="minorHAnsi" w:cstheme="minorHAnsi"/>
            <w:b/>
            <w:bCs/>
            <w:color w:val="000000"/>
          </w:rPr>
          <w:delText>to be considered for the interested</w:delText>
        </w:r>
      </w:del>
      <w:ins w:id="156" w:author="Romolo Politi" w:date="2022-11-17T09:37:00Z">
        <w:r w:rsidR="002A5CA3">
          <w:rPr>
            <w:rFonts w:asciiTheme="minorHAnsi" w:hAnsiTheme="minorHAnsi" w:cstheme="minorHAnsi"/>
            <w:b/>
            <w:bCs/>
            <w:color w:val="000000"/>
          </w:rPr>
          <w:t xml:space="preserve">of the </w:t>
        </w:r>
      </w:ins>
      <w:del w:id="157" w:author="Romolo Politi" w:date="2022-11-17T09:37:00Z">
        <w:r w:rsidRPr="003622CD" w:rsidDel="002A5CA3">
          <w:rPr>
            <w:rFonts w:asciiTheme="minorHAnsi" w:hAnsiTheme="minorHAnsi" w:cstheme="minorHAnsi"/>
            <w:b/>
            <w:bCs/>
            <w:color w:val="000000"/>
          </w:rPr>
          <w:delText xml:space="preserve"> </w:delText>
        </w:r>
      </w:del>
      <w:r w:rsidRPr="003622CD">
        <w:rPr>
          <w:rFonts w:asciiTheme="minorHAnsi" w:hAnsiTheme="minorHAnsi" w:cstheme="minorHAnsi"/>
          <w:b/>
          <w:bCs/>
          <w:color w:val="000000"/>
        </w:rPr>
        <w:t>push broom or push frame camera.</w:t>
      </w:r>
    </w:p>
    <w:p w14:paraId="445FCA96" w14:textId="29EBB030" w:rsidR="00525B9A" w:rsidRDefault="00525B9A" w:rsidP="00BE7F0E">
      <w:pPr>
        <w:pStyle w:val="NormaleWeb"/>
        <w:shd w:val="clear" w:color="auto" w:fill="FFFFFF"/>
        <w:spacing w:before="0" w:beforeAutospacing="0" w:after="0" w:afterAutospacing="0"/>
        <w:jc w:val="both"/>
        <w:rPr>
          <w:rFonts w:asciiTheme="minorHAnsi" w:hAnsiTheme="minorHAnsi" w:cstheme="minorHAnsi"/>
          <w:color w:val="000000"/>
        </w:rPr>
      </w:pPr>
    </w:p>
    <w:p w14:paraId="45076EAD" w14:textId="01275F8E" w:rsidR="003622CD" w:rsidRDefault="003622CD" w:rsidP="003622CD">
      <w:pPr>
        <w:pStyle w:val="Didascalia"/>
        <w:keepNext/>
        <w:jc w:val="center"/>
      </w:pPr>
      <w:bookmarkStart w:id="158" w:name="_Ref119393047"/>
      <w:r>
        <w:t xml:space="preserve">Table </w:t>
      </w:r>
      <w:fldSimple w:instr=" SEQ Table \* ARABIC ">
        <w:r w:rsidR="00B234DE">
          <w:rPr>
            <w:noProof/>
          </w:rPr>
          <w:t>1</w:t>
        </w:r>
      </w:fldSimple>
      <w:bookmarkEnd w:id="158"/>
      <w:r>
        <w:t xml:space="preserve"> NAIF ID of </w:t>
      </w:r>
      <w:del w:id="159" w:author="Romolo Politi" w:date="2022-11-17T09:33:00Z">
        <w:r w:rsidDel="002A5CA3">
          <w:delText xml:space="preserve"> </w:delText>
        </w:r>
      </w:del>
      <w:r>
        <w:t>the Frame Kernels currently defined in the SOIM</w:t>
      </w:r>
    </w:p>
    <w:tbl>
      <w:tblPr>
        <w:tblW w:w="4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1"/>
        <w:gridCol w:w="1102"/>
      </w:tblGrid>
      <w:tr w:rsidR="00525B9A" w:rsidRPr="00525B9A" w14:paraId="20617502" w14:textId="77777777" w:rsidTr="00525B9A">
        <w:trPr>
          <w:trHeight w:val="162"/>
          <w:jc w:val="center"/>
        </w:trPr>
        <w:tc>
          <w:tcPr>
            <w:tcW w:w="3541" w:type="dxa"/>
            <w:shd w:val="clear" w:color="auto" w:fill="385623" w:themeFill="accent6" w:themeFillShade="80"/>
            <w:noWrap/>
            <w:vAlign w:val="center"/>
          </w:tcPr>
          <w:p w14:paraId="78AB075B" w14:textId="12474140" w:rsidR="00525B9A" w:rsidRPr="00525B9A" w:rsidRDefault="00525B9A" w:rsidP="00525B9A">
            <w:pPr>
              <w:jc w:val="center"/>
              <w:rPr>
                <w:rFonts w:eastAsia="Times New Roman"/>
                <w:color w:val="FFFFFF" w:themeColor="background1"/>
                <w:lang w:val="it-IT" w:eastAsia="en-US"/>
              </w:rPr>
            </w:pPr>
            <w:r w:rsidRPr="00525B9A">
              <w:rPr>
                <w:rFonts w:eastAsia="Times New Roman"/>
                <w:color w:val="FFFFFF" w:themeColor="background1"/>
                <w:lang w:val="it-IT" w:eastAsia="en-US"/>
              </w:rPr>
              <w:t>NAME</w:t>
            </w:r>
          </w:p>
        </w:tc>
        <w:tc>
          <w:tcPr>
            <w:tcW w:w="1102" w:type="dxa"/>
            <w:shd w:val="clear" w:color="auto" w:fill="385623" w:themeFill="accent6" w:themeFillShade="80"/>
            <w:noWrap/>
            <w:vAlign w:val="bottom"/>
          </w:tcPr>
          <w:p w14:paraId="54461A08" w14:textId="190504D2" w:rsidR="00525B9A" w:rsidRPr="00525B9A" w:rsidRDefault="00525B9A" w:rsidP="00525B9A">
            <w:pPr>
              <w:jc w:val="center"/>
              <w:rPr>
                <w:rFonts w:eastAsia="Times New Roman"/>
                <w:color w:val="FFFFFF" w:themeColor="background1"/>
                <w:lang w:eastAsia="en-US"/>
              </w:rPr>
            </w:pPr>
            <w:r w:rsidRPr="00525B9A">
              <w:rPr>
                <w:rFonts w:eastAsia="Times New Roman"/>
                <w:color w:val="FFFFFF" w:themeColor="background1"/>
                <w:lang w:eastAsia="en-US"/>
              </w:rPr>
              <w:t>NAIFID</w:t>
            </w:r>
          </w:p>
        </w:tc>
      </w:tr>
      <w:tr w:rsidR="00525B9A" w:rsidRPr="00525B9A" w14:paraId="719ED2B2" w14:textId="77777777" w:rsidTr="00525B9A">
        <w:trPr>
          <w:trHeight w:val="162"/>
          <w:jc w:val="center"/>
        </w:trPr>
        <w:tc>
          <w:tcPr>
            <w:tcW w:w="3541" w:type="dxa"/>
            <w:shd w:val="clear" w:color="auto" w:fill="auto"/>
            <w:noWrap/>
            <w:vAlign w:val="center"/>
            <w:hideMark/>
          </w:tcPr>
          <w:p w14:paraId="1D04B6E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MPO_SIMBIO-SYS_HRIC_F550</w:t>
            </w:r>
          </w:p>
        </w:tc>
        <w:tc>
          <w:tcPr>
            <w:tcW w:w="1102" w:type="dxa"/>
            <w:shd w:val="clear" w:color="auto" w:fill="auto"/>
            <w:noWrap/>
            <w:vAlign w:val="bottom"/>
            <w:hideMark/>
          </w:tcPr>
          <w:p w14:paraId="58E8AF6D"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-121611</w:t>
            </w:r>
          </w:p>
        </w:tc>
      </w:tr>
      <w:tr w:rsidR="00525B9A" w:rsidRPr="00525B9A" w14:paraId="53497829" w14:textId="77777777" w:rsidTr="00525B9A">
        <w:trPr>
          <w:trHeight w:val="162"/>
          <w:jc w:val="center"/>
        </w:trPr>
        <w:tc>
          <w:tcPr>
            <w:tcW w:w="3541" w:type="dxa"/>
            <w:shd w:val="clear" w:color="auto" w:fill="auto"/>
            <w:noWrap/>
            <w:vAlign w:val="center"/>
            <w:hideMark/>
          </w:tcPr>
          <w:p w14:paraId="55CBF50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MPO_SIMBIO-SYS_HRIC_FPAN</w:t>
            </w:r>
          </w:p>
        </w:tc>
        <w:tc>
          <w:tcPr>
            <w:tcW w:w="1102" w:type="dxa"/>
            <w:shd w:val="clear" w:color="auto" w:fill="auto"/>
            <w:noWrap/>
            <w:vAlign w:val="bottom"/>
            <w:hideMark/>
          </w:tcPr>
          <w:p w14:paraId="0C84875B"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-121612</w:t>
            </w:r>
          </w:p>
        </w:tc>
      </w:tr>
      <w:tr w:rsidR="00525B9A" w:rsidRPr="00525B9A" w14:paraId="547440EC" w14:textId="77777777" w:rsidTr="00525B9A">
        <w:trPr>
          <w:trHeight w:val="162"/>
          <w:jc w:val="center"/>
        </w:trPr>
        <w:tc>
          <w:tcPr>
            <w:tcW w:w="3541" w:type="dxa"/>
            <w:shd w:val="clear" w:color="auto" w:fill="auto"/>
            <w:noWrap/>
            <w:vAlign w:val="center"/>
            <w:hideMark/>
          </w:tcPr>
          <w:p w14:paraId="44D92022"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MPO_SIMBIO-SYS_HRIC_F750</w:t>
            </w:r>
          </w:p>
        </w:tc>
        <w:tc>
          <w:tcPr>
            <w:tcW w:w="1102" w:type="dxa"/>
            <w:shd w:val="clear" w:color="auto" w:fill="auto"/>
            <w:noWrap/>
            <w:vAlign w:val="bottom"/>
            <w:hideMark/>
          </w:tcPr>
          <w:p w14:paraId="58B28A66"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-121613</w:t>
            </w:r>
          </w:p>
        </w:tc>
      </w:tr>
      <w:tr w:rsidR="00525B9A" w:rsidRPr="00525B9A" w14:paraId="2ED50A6D" w14:textId="77777777" w:rsidTr="00525B9A">
        <w:trPr>
          <w:trHeight w:val="162"/>
          <w:jc w:val="center"/>
        </w:trPr>
        <w:tc>
          <w:tcPr>
            <w:tcW w:w="3541" w:type="dxa"/>
            <w:shd w:val="clear" w:color="auto" w:fill="auto"/>
            <w:noWrap/>
            <w:vAlign w:val="center"/>
            <w:hideMark/>
          </w:tcPr>
          <w:p w14:paraId="02CC1A1A"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MPO_SIMBIO-SYS_HRIC_F880</w:t>
            </w:r>
          </w:p>
        </w:tc>
        <w:tc>
          <w:tcPr>
            <w:tcW w:w="1102" w:type="dxa"/>
            <w:shd w:val="clear" w:color="auto" w:fill="auto"/>
            <w:noWrap/>
            <w:vAlign w:val="bottom"/>
            <w:hideMark/>
          </w:tcPr>
          <w:p w14:paraId="6B120EF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-121614</w:t>
            </w:r>
          </w:p>
        </w:tc>
      </w:tr>
      <w:tr w:rsidR="00525B9A" w:rsidRPr="00525B9A" w14:paraId="6620DFCB" w14:textId="77777777" w:rsidTr="00525B9A">
        <w:trPr>
          <w:trHeight w:val="162"/>
          <w:jc w:val="center"/>
        </w:trPr>
        <w:tc>
          <w:tcPr>
            <w:tcW w:w="3541" w:type="dxa"/>
            <w:shd w:val="clear" w:color="auto" w:fill="auto"/>
            <w:noWrap/>
            <w:vAlign w:val="center"/>
            <w:hideMark/>
          </w:tcPr>
          <w:p w14:paraId="52DFFCE3"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MPO_SIMBIO-SYS_STC-L_F920</w:t>
            </w:r>
          </w:p>
        </w:tc>
        <w:tc>
          <w:tcPr>
            <w:tcW w:w="1102" w:type="dxa"/>
            <w:shd w:val="clear" w:color="auto" w:fill="auto"/>
            <w:noWrap/>
            <w:vAlign w:val="bottom"/>
            <w:hideMark/>
          </w:tcPr>
          <w:p w14:paraId="75F57F48"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-121623</w:t>
            </w:r>
          </w:p>
        </w:tc>
      </w:tr>
      <w:tr w:rsidR="00525B9A" w:rsidRPr="00525B9A" w14:paraId="11D1A017" w14:textId="77777777" w:rsidTr="00525B9A">
        <w:trPr>
          <w:trHeight w:val="162"/>
          <w:jc w:val="center"/>
        </w:trPr>
        <w:tc>
          <w:tcPr>
            <w:tcW w:w="3541" w:type="dxa"/>
            <w:shd w:val="clear" w:color="auto" w:fill="auto"/>
            <w:noWrap/>
            <w:vAlign w:val="center"/>
            <w:hideMark/>
          </w:tcPr>
          <w:p w14:paraId="1116756D"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MPO_SIMBIO-SYS_STC-L_F550</w:t>
            </w:r>
          </w:p>
        </w:tc>
        <w:tc>
          <w:tcPr>
            <w:tcW w:w="1102" w:type="dxa"/>
            <w:shd w:val="clear" w:color="auto" w:fill="auto"/>
            <w:noWrap/>
            <w:vAlign w:val="bottom"/>
            <w:hideMark/>
          </w:tcPr>
          <w:p w14:paraId="25A3A3D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-121624</w:t>
            </w:r>
          </w:p>
        </w:tc>
      </w:tr>
      <w:tr w:rsidR="00525B9A" w:rsidRPr="00525B9A" w14:paraId="47CD2567" w14:textId="77777777" w:rsidTr="00525B9A">
        <w:trPr>
          <w:trHeight w:val="162"/>
          <w:jc w:val="center"/>
        </w:trPr>
        <w:tc>
          <w:tcPr>
            <w:tcW w:w="3541" w:type="dxa"/>
            <w:shd w:val="clear" w:color="auto" w:fill="auto"/>
            <w:noWrap/>
            <w:vAlign w:val="center"/>
            <w:hideMark/>
          </w:tcPr>
          <w:p w14:paraId="447CA47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MPO_SIMBIO-SYS_STC-L_P700</w:t>
            </w:r>
          </w:p>
        </w:tc>
        <w:tc>
          <w:tcPr>
            <w:tcW w:w="1102" w:type="dxa"/>
            <w:shd w:val="clear" w:color="auto" w:fill="auto"/>
            <w:noWrap/>
            <w:vAlign w:val="bottom"/>
            <w:hideMark/>
          </w:tcPr>
          <w:p w14:paraId="7CBF091A"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-121625</w:t>
            </w:r>
          </w:p>
        </w:tc>
      </w:tr>
      <w:tr w:rsidR="00525B9A" w:rsidRPr="00525B9A" w14:paraId="72808A4A" w14:textId="77777777" w:rsidTr="00525B9A">
        <w:trPr>
          <w:trHeight w:val="162"/>
          <w:jc w:val="center"/>
        </w:trPr>
        <w:tc>
          <w:tcPr>
            <w:tcW w:w="3541" w:type="dxa"/>
            <w:shd w:val="clear" w:color="auto" w:fill="auto"/>
            <w:noWrap/>
            <w:vAlign w:val="center"/>
            <w:hideMark/>
          </w:tcPr>
          <w:p w14:paraId="360E5698"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MPO_SIMBIO-SYS_STC-H_P700</w:t>
            </w:r>
          </w:p>
        </w:tc>
        <w:tc>
          <w:tcPr>
            <w:tcW w:w="1102" w:type="dxa"/>
            <w:shd w:val="clear" w:color="auto" w:fill="auto"/>
            <w:noWrap/>
            <w:vAlign w:val="bottom"/>
            <w:hideMark/>
          </w:tcPr>
          <w:p w14:paraId="5F1CE4C0"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-121626</w:t>
            </w:r>
          </w:p>
        </w:tc>
      </w:tr>
      <w:tr w:rsidR="00525B9A" w:rsidRPr="00525B9A" w14:paraId="4DEC484F" w14:textId="77777777" w:rsidTr="00525B9A">
        <w:trPr>
          <w:trHeight w:val="162"/>
          <w:jc w:val="center"/>
        </w:trPr>
        <w:tc>
          <w:tcPr>
            <w:tcW w:w="3541" w:type="dxa"/>
            <w:shd w:val="clear" w:color="auto" w:fill="auto"/>
            <w:noWrap/>
            <w:vAlign w:val="center"/>
            <w:hideMark/>
          </w:tcPr>
          <w:p w14:paraId="76B9C0AB"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MPO_SIMBIO-SYS_STC-H_F420</w:t>
            </w:r>
          </w:p>
        </w:tc>
        <w:tc>
          <w:tcPr>
            <w:tcW w:w="1102" w:type="dxa"/>
            <w:shd w:val="clear" w:color="auto" w:fill="auto"/>
            <w:noWrap/>
            <w:vAlign w:val="bottom"/>
            <w:hideMark/>
          </w:tcPr>
          <w:p w14:paraId="4F215CA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-121627</w:t>
            </w:r>
          </w:p>
        </w:tc>
      </w:tr>
      <w:tr w:rsidR="00525B9A" w:rsidRPr="00525B9A" w14:paraId="22A2D263" w14:textId="77777777" w:rsidTr="00525B9A">
        <w:trPr>
          <w:trHeight w:val="162"/>
          <w:jc w:val="center"/>
        </w:trPr>
        <w:tc>
          <w:tcPr>
            <w:tcW w:w="3541" w:type="dxa"/>
            <w:shd w:val="clear" w:color="auto" w:fill="auto"/>
            <w:noWrap/>
            <w:vAlign w:val="center"/>
            <w:hideMark/>
          </w:tcPr>
          <w:p w14:paraId="5F1AD61C"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MPO_SIMBIO-SYS_STC-H_F750</w:t>
            </w:r>
          </w:p>
        </w:tc>
        <w:tc>
          <w:tcPr>
            <w:tcW w:w="1102" w:type="dxa"/>
            <w:shd w:val="clear" w:color="auto" w:fill="auto"/>
            <w:noWrap/>
            <w:vAlign w:val="bottom"/>
            <w:hideMark/>
          </w:tcPr>
          <w:p w14:paraId="2394E85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-121628</w:t>
            </w:r>
          </w:p>
        </w:tc>
      </w:tr>
      <w:tr w:rsidR="00525B9A" w:rsidRPr="00525B9A" w14:paraId="6BC83E82" w14:textId="77777777" w:rsidTr="00525B9A">
        <w:trPr>
          <w:trHeight w:val="162"/>
          <w:jc w:val="center"/>
        </w:trPr>
        <w:tc>
          <w:tcPr>
            <w:tcW w:w="3541" w:type="dxa"/>
            <w:shd w:val="clear" w:color="auto" w:fill="auto"/>
            <w:noWrap/>
            <w:vAlign w:val="center"/>
            <w:hideMark/>
          </w:tcPr>
          <w:p w14:paraId="2D4706E4" w14:textId="77777777" w:rsidR="00525B9A" w:rsidRPr="00525B9A" w:rsidRDefault="00525B9A" w:rsidP="00525B9A">
            <w:pPr>
              <w:jc w:val="left"/>
              <w:rPr>
                <w:rFonts w:eastAsia="Times New Roman"/>
                <w:color w:val="000000"/>
                <w:lang w:val="it-IT" w:eastAsia="en-US"/>
              </w:rPr>
            </w:pPr>
            <w:r w:rsidRPr="00525B9A">
              <w:rPr>
                <w:rFonts w:eastAsia="Times New Roman"/>
                <w:color w:val="000000"/>
                <w:lang w:val="it-IT" w:eastAsia="en-US"/>
              </w:rPr>
              <w:t>MPO_SIMBIO-SYS_VIHI_FPA</w:t>
            </w:r>
          </w:p>
        </w:tc>
        <w:tc>
          <w:tcPr>
            <w:tcW w:w="1102" w:type="dxa"/>
            <w:shd w:val="clear" w:color="auto" w:fill="auto"/>
            <w:noWrap/>
            <w:vAlign w:val="bottom"/>
            <w:hideMark/>
          </w:tcPr>
          <w:p w14:paraId="18E03119"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-121630</w:t>
            </w:r>
          </w:p>
        </w:tc>
      </w:tr>
      <w:tr w:rsidR="00525B9A" w:rsidRPr="00525B9A" w14:paraId="15C0A54B" w14:textId="77777777" w:rsidTr="00525B9A">
        <w:trPr>
          <w:trHeight w:val="162"/>
          <w:jc w:val="center"/>
        </w:trPr>
        <w:tc>
          <w:tcPr>
            <w:tcW w:w="3541" w:type="dxa"/>
            <w:shd w:val="clear" w:color="auto" w:fill="auto"/>
            <w:noWrap/>
            <w:vAlign w:val="center"/>
            <w:hideMark/>
          </w:tcPr>
          <w:p w14:paraId="74F9D4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MTM_MCAM1</w:t>
            </w:r>
          </w:p>
        </w:tc>
        <w:tc>
          <w:tcPr>
            <w:tcW w:w="1102" w:type="dxa"/>
            <w:shd w:val="clear" w:color="auto" w:fill="auto"/>
            <w:noWrap/>
            <w:vAlign w:val="bottom"/>
            <w:hideMark/>
          </w:tcPr>
          <w:p w14:paraId="2F4F7177"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-652950</w:t>
            </w:r>
          </w:p>
        </w:tc>
      </w:tr>
      <w:tr w:rsidR="00525B9A" w:rsidRPr="00525B9A" w14:paraId="4929D70C" w14:textId="77777777" w:rsidTr="00525B9A">
        <w:trPr>
          <w:trHeight w:val="162"/>
          <w:jc w:val="center"/>
        </w:trPr>
        <w:tc>
          <w:tcPr>
            <w:tcW w:w="3541" w:type="dxa"/>
            <w:shd w:val="clear" w:color="auto" w:fill="auto"/>
            <w:noWrap/>
            <w:vAlign w:val="center"/>
            <w:hideMark/>
          </w:tcPr>
          <w:p w14:paraId="4A995738" w14:textId="77777777" w:rsidR="00525B9A" w:rsidRPr="00525B9A" w:rsidRDefault="00525B9A" w:rsidP="00525B9A">
            <w:pPr>
              <w:jc w:val="left"/>
              <w:rPr>
                <w:rFonts w:eastAsia="Times New Roman"/>
                <w:color w:val="000000"/>
                <w:lang w:eastAsia="en-US"/>
              </w:rPr>
            </w:pPr>
            <w:r w:rsidRPr="00525B9A">
              <w:rPr>
                <w:rFonts w:eastAsia="Times New Roman"/>
                <w:color w:val="000000"/>
                <w:lang w:val="it-IT" w:eastAsia="en-US"/>
              </w:rPr>
              <w:t>MTM_MCAM2</w:t>
            </w:r>
          </w:p>
        </w:tc>
        <w:tc>
          <w:tcPr>
            <w:tcW w:w="1102" w:type="dxa"/>
            <w:shd w:val="clear" w:color="auto" w:fill="auto"/>
            <w:noWrap/>
            <w:vAlign w:val="bottom"/>
            <w:hideMark/>
          </w:tcPr>
          <w:p w14:paraId="77B3D61C" w14:textId="77777777" w:rsidR="00525B9A" w:rsidRPr="00525B9A" w:rsidRDefault="00525B9A" w:rsidP="00525B9A">
            <w:pPr>
              <w:jc w:val="right"/>
              <w:rPr>
                <w:rFonts w:eastAsia="Times New Roman"/>
                <w:color w:val="000000"/>
                <w:sz w:val="22"/>
                <w:szCs w:val="22"/>
                <w:lang w:eastAsia="en-US"/>
              </w:rPr>
            </w:pPr>
            <w:r w:rsidRPr="00525B9A">
              <w:rPr>
                <w:rFonts w:eastAsia="Times New Roman"/>
                <w:color w:val="000000"/>
                <w:sz w:val="22"/>
                <w:szCs w:val="22"/>
                <w:lang w:eastAsia="en-US"/>
              </w:rPr>
              <w:t>-652960</w:t>
            </w:r>
          </w:p>
        </w:tc>
      </w:tr>
      <w:tr w:rsidR="00525B9A" w:rsidRPr="00525B9A" w14:paraId="0D1A1053" w14:textId="77777777" w:rsidTr="00525B9A">
        <w:trPr>
          <w:trHeight w:val="50"/>
          <w:jc w:val="center"/>
        </w:trPr>
        <w:tc>
          <w:tcPr>
            <w:tcW w:w="3541" w:type="dxa"/>
            <w:shd w:val="clear" w:color="auto" w:fill="auto"/>
            <w:noWrap/>
            <w:vAlign w:val="center"/>
            <w:hideMark/>
          </w:tcPr>
          <w:p w14:paraId="3A38228E" w14:textId="77777777" w:rsidR="00525B9A" w:rsidRPr="00525B9A" w:rsidRDefault="00525B9A" w:rsidP="00525B9A">
            <w:pPr>
              <w:rPr>
                <w:rFonts w:eastAsia="Times New Roman"/>
                <w:color w:val="000000"/>
                <w:lang w:eastAsia="en-US"/>
              </w:rPr>
            </w:pPr>
            <w:r w:rsidRPr="00525B9A">
              <w:rPr>
                <w:rFonts w:eastAsia="Times New Roman"/>
                <w:color w:val="000000"/>
                <w:lang w:val="it-IT" w:eastAsia="en-US"/>
              </w:rPr>
              <w:t>MTM_MCAM3</w:t>
            </w:r>
          </w:p>
        </w:tc>
        <w:tc>
          <w:tcPr>
            <w:tcW w:w="1102" w:type="dxa"/>
            <w:shd w:val="clear" w:color="auto" w:fill="auto"/>
            <w:noWrap/>
            <w:vAlign w:val="bottom"/>
            <w:hideMark/>
          </w:tcPr>
          <w:p w14:paraId="16927EE0" w14:textId="77777777" w:rsidR="00525B9A" w:rsidRPr="00525B9A" w:rsidRDefault="00525B9A" w:rsidP="00525B9A">
            <w:pPr>
              <w:rPr>
                <w:rFonts w:eastAsia="Times New Roman"/>
                <w:color w:val="000000"/>
                <w:sz w:val="22"/>
                <w:szCs w:val="22"/>
                <w:lang w:eastAsia="en-US"/>
              </w:rPr>
            </w:pPr>
            <w:r w:rsidRPr="00525B9A">
              <w:rPr>
                <w:rFonts w:eastAsia="Times New Roman"/>
                <w:color w:val="000000"/>
                <w:sz w:val="22"/>
                <w:szCs w:val="22"/>
                <w:lang w:eastAsia="en-US"/>
              </w:rPr>
              <w:t>-652970</w:t>
            </w:r>
          </w:p>
        </w:tc>
      </w:tr>
    </w:tbl>
    <w:p w14:paraId="2819B194" w14:textId="77777777" w:rsidR="00525B9A" w:rsidRPr="00525B9A" w:rsidRDefault="00525B9A" w:rsidP="00525B9A">
      <w:pPr>
        <w:pStyle w:val="NormaleWeb"/>
        <w:shd w:val="clear" w:color="auto" w:fill="FFFFFF"/>
        <w:spacing w:before="0" w:beforeAutospacing="0" w:after="0" w:afterAutospacing="0"/>
        <w:jc w:val="both"/>
        <w:rPr>
          <w:rFonts w:asciiTheme="minorHAnsi" w:hAnsiTheme="minorHAnsi" w:cstheme="minorHAnsi"/>
          <w:color w:val="000000"/>
          <w:lang w:val="it-IT"/>
        </w:rPr>
      </w:pPr>
    </w:p>
    <w:p w14:paraId="3206D00C" w14:textId="32BA113E" w:rsidR="00BE7F0E" w:rsidRDefault="00BE7F0E" w:rsidP="00BE7F0E">
      <w:pPr>
        <w:pStyle w:val="NormaleWeb"/>
        <w:shd w:val="clear" w:color="auto" w:fill="FFFFFF"/>
        <w:spacing w:before="0" w:beforeAutospacing="0" w:after="0" w:afterAutospacing="0"/>
        <w:jc w:val="both"/>
        <w:rPr>
          <w:rFonts w:asciiTheme="minorHAnsi" w:hAnsiTheme="minorHAnsi" w:cstheme="minorHAnsi"/>
          <w:color w:val="000000"/>
        </w:rPr>
      </w:pPr>
      <w:del w:id="160" w:author="Romolo Politi" w:date="2022-11-17T09:39:00Z">
        <w:r w:rsidRPr="009C7162" w:rsidDel="002A5CA3">
          <w:rPr>
            <w:rFonts w:asciiTheme="minorHAnsi" w:hAnsiTheme="minorHAnsi" w:cstheme="minorHAnsi"/>
            <w:color w:val="000000"/>
          </w:rPr>
          <w:delText xml:space="preserve">One selected the Apply button a </w:delText>
        </w:r>
        <w:r w:rsidR="00DF0D74" w:rsidRPr="009C7162" w:rsidDel="002A5CA3">
          <w:rPr>
            <w:rFonts w:asciiTheme="minorHAnsi" w:hAnsiTheme="minorHAnsi" w:cstheme="minorHAnsi"/>
            <w:color w:val="000000"/>
          </w:rPr>
          <w:delText>window</w:delText>
        </w:r>
        <w:r w:rsidRPr="009C7162" w:rsidDel="002A5CA3">
          <w:rPr>
            <w:rFonts w:asciiTheme="minorHAnsi" w:hAnsiTheme="minorHAnsi" w:cstheme="minorHAnsi"/>
            <w:color w:val="000000"/>
          </w:rPr>
          <w:delText xml:space="preserve"> for the selection of the time information file will be opened.</w:delText>
        </w:r>
      </w:del>
      <w:ins w:id="161" w:author="Romolo Politi" w:date="2022-11-17T09:39:00Z">
        <w:r w:rsidR="002A5CA3" w:rsidRPr="002A5CA3">
          <w:rPr>
            <w:rFonts w:asciiTheme="minorHAnsi" w:hAnsiTheme="minorHAnsi" w:cstheme="minorHAnsi"/>
            <w:color w:val="000000"/>
          </w:rPr>
          <w:t>After clicking the Apply button, a window for selecting the time information file will appear.</w:t>
        </w:r>
      </w:ins>
    </w:p>
    <w:p w14:paraId="1C5E2F1C" w14:textId="6441F832" w:rsidR="00D84041" w:rsidRDefault="00D84041">
      <w:pPr>
        <w:rPr>
          <w:rFonts w:asciiTheme="minorHAnsi" w:eastAsia="Times New Roman" w:hAnsiTheme="minorHAnsi" w:cstheme="minorHAnsi"/>
          <w:color w:val="000000"/>
          <w:lang w:eastAsia="en-US"/>
        </w:rPr>
      </w:pPr>
      <w:r>
        <w:rPr>
          <w:rFonts w:asciiTheme="minorHAnsi" w:hAnsiTheme="minorHAnsi" w:cstheme="minorHAnsi"/>
          <w:color w:val="000000"/>
        </w:rPr>
        <w:br w:type="page"/>
      </w:r>
    </w:p>
    <w:p w14:paraId="3F9AD612" w14:textId="6CD7B963" w:rsidR="00BE7F0E" w:rsidRDefault="00BE7F0E" w:rsidP="000112B8">
      <w:pPr>
        <w:pStyle w:val="Titolo2"/>
      </w:pPr>
      <w:bookmarkStart w:id="162" w:name="_Toc119401521"/>
      <w:r>
        <w:lastRenderedPageBreak/>
        <w:t>Input timeline file</w:t>
      </w:r>
      <w:bookmarkEnd w:id="162"/>
    </w:p>
    <w:p w14:paraId="0304D159" w14:textId="77777777" w:rsidR="00BE7F0E" w:rsidRDefault="00BE7F0E" w:rsidP="00BE7F0E">
      <w:pPr>
        <w:pStyle w:val="NormaleWeb"/>
        <w:shd w:val="clear" w:color="auto" w:fill="FFFFFF"/>
        <w:spacing w:before="0" w:beforeAutospacing="0" w:after="0" w:afterAutospacing="0"/>
        <w:jc w:val="both"/>
        <w:rPr>
          <w:rFonts w:ascii="Arial" w:hAnsi="Arial" w:cs="Arial"/>
          <w:color w:val="000000"/>
          <w:sz w:val="22"/>
          <w:szCs w:val="22"/>
        </w:rPr>
      </w:pPr>
    </w:p>
    <w:p w14:paraId="000F56F2" w14:textId="60CDCB28" w:rsidR="00BE7F0E" w:rsidRPr="009C7162" w:rsidRDefault="003F6FFE" w:rsidP="00BE7F0E">
      <w:pPr>
        <w:pStyle w:val="NormaleWeb"/>
        <w:shd w:val="clear" w:color="auto" w:fill="FFFFFF"/>
        <w:spacing w:before="0" w:beforeAutospacing="0" w:after="0" w:afterAutospacing="0"/>
        <w:jc w:val="both"/>
        <w:rPr>
          <w:rFonts w:asciiTheme="minorHAnsi" w:hAnsiTheme="minorHAnsi" w:cstheme="minorHAnsi"/>
          <w:color w:val="000000"/>
        </w:rPr>
      </w:pPr>
      <w:ins w:id="163" w:author="Romolo Politi" w:date="2022-11-17T09:40:00Z">
        <w:r w:rsidRPr="003F6FFE">
          <w:rPr>
            <w:rFonts w:asciiTheme="minorHAnsi" w:hAnsiTheme="minorHAnsi" w:cstheme="minorHAnsi"/>
            <w:color w:val="000000"/>
          </w:rPr>
          <w:t>The input file is a text file that provides the simulation's timing information.</w:t>
        </w:r>
      </w:ins>
      <w:del w:id="164" w:author="Romolo Politi" w:date="2022-11-17T09:40:00Z">
        <w:r w:rsidR="00BE7F0E" w:rsidRPr="009C7162" w:rsidDel="003F6FFE">
          <w:rPr>
            <w:rFonts w:asciiTheme="minorHAnsi" w:hAnsiTheme="minorHAnsi" w:cstheme="minorHAnsi"/>
            <w:color w:val="000000"/>
          </w:rPr>
          <w:delText>Input file is a text file providing the timing information for the simulation.</w:delText>
        </w:r>
      </w:del>
    </w:p>
    <w:p w14:paraId="421B2841" w14:textId="4FA26319" w:rsidR="00BE7F0E" w:rsidRPr="009C7162" w:rsidRDefault="00BE7F0E" w:rsidP="00BE7F0E">
      <w:pPr>
        <w:pStyle w:val="NormaleWeb"/>
        <w:shd w:val="clear" w:color="auto" w:fill="FFFFFF"/>
        <w:spacing w:before="0" w:beforeAutospacing="0" w:after="0" w:afterAutospacing="0"/>
        <w:jc w:val="both"/>
        <w:rPr>
          <w:rFonts w:asciiTheme="minorHAnsi" w:hAnsiTheme="minorHAnsi" w:cstheme="minorHAnsi"/>
          <w:color w:val="000000"/>
        </w:rPr>
      </w:pPr>
      <w:r w:rsidRPr="009C7162">
        <w:rPr>
          <w:rFonts w:asciiTheme="minorHAnsi" w:hAnsiTheme="minorHAnsi" w:cstheme="minorHAnsi"/>
          <w:color w:val="000000"/>
        </w:rPr>
        <w:t>As reported in following example</w:t>
      </w:r>
      <w:r w:rsidR="003622CD">
        <w:rPr>
          <w:rFonts w:asciiTheme="minorHAnsi" w:hAnsiTheme="minorHAnsi" w:cstheme="minorHAnsi"/>
          <w:color w:val="000000"/>
        </w:rPr>
        <w:t xml:space="preserve"> (see </w:t>
      </w:r>
      <w:r w:rsidR="003622CD">
        <w:rPr>
          <w:rFonts w:asciiTheme="minorHAnsi" w:hAnsiTheme="minorHAnsi" w:cstheme="minorHAnsi"/>
          <w:color w:val="000000"/>
        </w:rPr>
        <w:fldChar w:fldCharType="begin"/>
      </w:r>
      <w:r w:rsidR="003622CD">
        <w:rPr>
          <w:rFonts w:asciiTheme="minorHAnsi" w:hAnsiTheme="minorHAnsi" w:cstheme="minorHAnsi"/>
          <w:color w:val="000000"/>
        </w:rPr>
        <w:instrText xml:space="preserve"> REF _Ref119393127 \h </w:instrText>
      </w:r>
      <w:r w:rsidR="003622CD">
        <w:rPr>
          <w:rFonts w:asciiTheme="minorHAnsi" w:hAnsiTheme="minorHAnsi" w:cstheme="minorHAnsi"/>
          <w:color w:val="000000"/>
        </w:rPr>
      </w:r>
      <w:r w:rsidR="003622CD">
        <w:rPr>
          <w:rFonts w:asciiTheme="minorHAnsi" w:hAnsiTheme="minorHAnsi" w:cstheme="minorHAnsi"/>
          <w:color w:val="000000"/>
        </w:rPr>
        <w:fldChar w:fldCharType="separate"/>
      </w:r>
      <w:r w:rsidR="003622CD">
        <w:t xml:space="preserve">Table </w:t>
      </w:r>
      <w:r w:rsidR="003622CD">
        <w:rPr>
          <w:noProof/>
        </w:rPr>
        <w:t>2</w:t>
      </w:r>
      <w:r w:rsidR="003622CD">
        <w:rPr>
          <w:rFonts w:asciiTheme="minorHAnsi" w:hAnsiTheme="minorHAnsi" w:cstheme="minorHAnsi"/>
          <w:color w:val="000000"/>
        </w:rPr>
        <w:fldChar w:fldCharType="end"/>
      </w:r>
      <w:r w:rsidR="003622CD">
        <w:rPr>
          <w:rFonts w:asciiTheme="minorHAnsi" w:hAnsiTheme="minorHAnsi" w:cstheme="minorHAnsi"/>
          <w:color w:val="000000"/>
        </w:rPr>
        <w:t>)</w:t>
      </w:r>
      <w:ins w:id="165" w:author="Romolo Politi" w:date="2022-11-17T09:41:00Z">
        <w:r w:rsidR="003F6FFE">
          <w:rPr>
            <w:rFonts w:asciiTheme="minorHAnsi" w:hAnsiTheme="minorHAnsi" w:cstheme="minorHAnsi"/>
            <w:color w:val="000000"/>
          </w:rPr>
          <w:t>,</w:t>
        </w:r>
      </w:ins>
      <w:r w:rsidRPr="009C7162">
        <w:rPr>
          <w:rFonts w:asciiTheme="minorHAnsi" w:hAnsiTheme="minorHAnsi" w:cstheme="minorHAnsi"/>
          <w:color w:val="000000"/>
        </w:rPr>
        <w:t xml:space="preserve"> the </w:t>
      </w:r>
      <w:del w:id="166" w:author="Romolo Politi" w:date="2022-11-17T09:41:00Z">
        <w:r w:rsidRPr="003F6FFE" w:rsidDel="003F6FFE">
          <w:rPr>
            <w:rFonts w:asciiTheme="minorHAnsi" w:hAnsiTheme="minorHAnsi" w:cstheme="minorHAnsi"/>
            <w:color w:val="000000"/>
          </w:rPr>
          <w:delText>txt</w:delText>
        </w:r>
        <w:r w:rsidRPr="009C7162" w:rsidDel="003F6FFE">
          <w:rPr>
            <w:rFonts w:asciiTheme="minorHAnsi" w:hAnsiTheme="minorHAnsi" w:cstheme="minorHAnsi"/>
            <w:color w:val="000000"/>
          </w:rPr>
          <w:delText xml:space="preserve"> </w:delText>
        </w:r>
      </w:del>
      <w:ins w:id="167" w:author="Romolo Politi" w:date="2022-11-17T09:41:00Z">
        <w:r w:rsidR="003F6FFE">
          <w:rPr>
            <w:rFonts w:asciiTheme="minorHAnsi" w:hAnsiTheme="minorHAnsi" w:cstheme="minorHAnsi"/>
            <w:color w:val="000000"/>
          </w:rPr>
          <w:t>TXT</w:t>
        </w:r>
        <w:r w:rsidR="003F6FFE" w:rsidRPr="009C7162">
          <w:rPr>
            <w:rFonts w:asciiTheme="minorHAnsi" w:hAnsiTheme="minorHAnsi" w:cstheme="minorHAnsi"/>
            <w:color w:val="000000"/>
          </w:rPr>
          <w:t xml:space="preserve"> </w:t>
        </w:r>
      </w:ins>
      <w:r w:rsidRPr="009C7162">
        <w:rPr>
          <w:rFonts w:asciiTheme="minorHAnsi" w:hAnsiTheme="minorHAnsi" w:cstheme="minorHAnsi"/>
          <w:color w:val="000000"/>
        </w:rPr>
        <w:t>file reports in three line</w:t>
      </w:r>
      <w:ins w:id="168" w:author="Romolo Politi" w:date="2022-11-17T09:41:00Z">
        <w:r w:rsidR="003F6FFE">
          <w:rPr>
            <w:rFonts w:asciiTheme="minorHAnsi" w:hAnsiTheme="minorHAnsi" w:cstheme="minorHAnsi"/>
            <w:color w:val="000000"/>
          </w:rPr>
          <w:t>s</w:t>
        </w:r>
      </w:ins>
      <w:r w:rsidRPr="009C7162">
        <w:rPr>
          <w:rFonts w:asciiTheme="minorHAnsi" w:hAnsiTheme="minorHAnsi" w:cstheme="minorHAnsi"/>
          <w:color w:val="000000"/>
        </w:rPr>
        <w:t xml:space="preserve"> the UTC beginning of the simulation, the end of the simulation, both in the format “</w:t>
      </w:r>
      <w:r w:rsidRPr="009C7162">
        <w:rPr>
          <w:rFonts w:asciiTheme="minorHAnsi" w:hAnsiTheme="minorHAnsi" w:cstheme="minorHAnsi"/>
          <w:i/>
          <w:iCs/>
          <w:color w:val="000000"/>
        </w:rPr>
        <w:t xml:space="preserve">DD-MMM-YYYY </w:t>
      </w:r>
      <w:proofErr w:type="spellStart"/>
      <w:r w:rsidRPr="009C7162">
        <w:rPr>
          <w:rFonts w:asciiTheme="minorHAnsi" w:hAnsiTheme="minorHAnsi" w:cstheme="minorHAnsi"/>
          <w:i/>
          <w:iCs/>
          <w:color w:val="000000"/>
        </w:rPr>
        <w:t>hh:mm</w:t>
      </w:r>
      <w:proofErr w:type="spellEnd"/>
      <w:r w:rsidRPr="009C7162">
        <w:rPr>
          <w:rFonts w:asciiTheme="minorHAnsi" w:hAnsiTheme="minorHAnsi" w:cstheme="minorHAnsi"/>
          <w:color w:val="000000"/>
        </w:rPr>
        <w:t>” and the sampling of the simulation in seconds.</w:t>
      </w:r>
    </w:p>
    <w:p w14:paraId="0BB243E8" w14:textId="77777777" w:rsidR="00BE7F0E" w:rsidRPr="00BE7F0E" w:rsidRDefault="00BE7F0E" w:rsidP="00BE7F0E">
      <w:pPr>
        <w:pStyle w:val="NormaleWeb"/>
        <w:shd w:val="clear" w:color="auto" w:fill="FFFFFF"/>
        <w:spacing w:before="0" w:beforeAutospacing="0" w:after="0" w:afterAutospacing="0"/>
        <w:jc w:val="both"/>
        <w:rPr>
          <w:rFonts w:ascii="Arial" w:hAnsi="Arial" w:cs="Arial"/>
          <w:color w:val="000000"/>
          <w:sz w:val="22"/>
          <w:szCs w:val="22"/>
        </w:rPr>
      </w:pPr>
    </w:p>
    <w:p w14:paraId="735338D0" w14:textId="25FDD4C8" w:rsidR="003622CD" w:rsidRDefault="003622CD" w:rsidP="003622CD">
      <w:pPr>
        <w:pStyle w:val="Didascalia"/>
        <w:keepNext/>
      </w:pPr>
      <w:bookmarkStart w:id="169" w:name="_Ref119393127"/>
      <w:r>
        <w:t xml:space="preserve">Table </w:t>
      </w:r>
      <w:fldSimple w:instr=" SEQ Table \* ARABIC ">
        <w:r w:rsidR="00B234DE">
          <w:rPr>
            <w:noProof/>
          </w:rPr>
          <w:t>2</w:t>
        </w:r>
      </w:fldSimple>
      <w:bookmarkEnd w:id="169"/>
      <w:r>
        <w:t xml:space="preserve"> Example of the </w:t>
      </w:r>
      <w:proofErr w:type="spellStart"/>
      <w:r>
        <w:t>txt</w:t>
      </w:r>
      <w:proofErr w:type="spellEnd"/>
      <w:r>
        <w:t xml:space="preserve"> file used to define the timeline </w:t>
      </w:r>
    </w:p>
    <w:tbl>
      <w:tblPr>
        <w:tblStyle w:val="Grigliatabella"/>
        <w:tblW w:w="0" w:type="auto"/>
        <w:tblLook w:val="04A0" w:firstRow="1" w:lastRow="0" w:firstColumn="1" w:lastColumn="0" w:noHBand="0" w:noVBand="1"/>
      </w:tblPr>
      <w:tblGrid>
        <w:gridCol w:w="9622"/>
      </w:tblGrid>
      <w:tr w:rsidR="00BE7F0E" w14:paraId="466E3222" w14:textId="77777777" w:rsidTr="00BE7F0E">
        <w:tc>
          <w:tcPr>
            <w:tcW w:w="9622" w:type="dxa"/>
            <w:shd w:val="clear" w:color="auto" w:fill="000000" w:themeFill="text1"/>
          </w:tcPr>
          <w:p w14:paraId="4BF3A679" w14:textId="77777777" w:rsidR="00BE7F0E" w:rsidRPr="00525B9A" w:rsidRDefault="00BE7F0E" w:rsidP="00BE7F0E">
            <w:pPr>
              <w:pStyle w:val="Normale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14-Mar-2026 00:00 # start time</w:t>
            </w:r>
          </w:p>
          <w:p w14:paraId="5D465BB4" w14:textId="77777777" w:rsidR="00BE7F0E" w:rsidRPr="00525B9A" w:rsidRDefault="00BE7F0E" w:rsidP="00BE7F0E">
            <w:pPr>
              <w:pStyle w:val="NormaleWeb"/>
              <w:shd w:val="clear" w:color="auto" w:fill="000000" w:themeFill="text1"/>
              <w:spacing w:before="0" w:beforeAutospacing="0" w:after="0" w:afterAutospacing="0"/>
              <w:jc w:val="both"/>
              <w:rPr>
                <w:rFonts w:ascii="Courier New" w:hAnsi="Courier New" w:cs="Courier New"/>
                <w:color w:val="FFFFFF" w:themeColor="background1"/>
                <w:sz w:val="22"/>
                <w:szCs w:val="22"/>
              </w:rPr>
            </w:pPr>
            <w:r w:rsidRPr="00525B9A">
              <w:rPr>
                <w:rFonts w:ascii="Courier New" w:hAnsi="Courier New" w:cs="Courier New"/>
                <w:color w:val="FFFFFF" w:themeColor="background1"/>
                <w:sz w:val="22"/>
                <w:szCs w:val="22"/>
              </w:rPr>
              <w:t>20-Apr-2026 23:59 # stop time</w:t>
            </w:r>
          </w:p>
          <w:p w14:paraId="20CBD319" w14:textId="6F38E9DF" w:rsidR="00BE7F0E" w:rsidRDefault="00BE7F0E" w:rsidP="00BE7F0E">
            <w:pPr>
              <w:pStyle w:val="NormaleWeb"/>
              <w:shd w:val="clear" w:color="auto" w:fill="000000" w:themeFill="text1"/>
              <w:spacing w:before="0" w:beforeAutospacing="0" w:after="0" w:afterAutospacing="0"/>
              <w:jc w:val="both"/>
              <w:rPr>
                <w:b/>
              </w:rPr>
            </w:pPr>
            <w:r w:rsidRPr="00BE7F0E">
              <w:rPr>
                <w:rFonts w:ascii="Courier New" w:hAnsi="Courier New" w:cs="Courier New"/>
                <w:color w:val="FFFFFF" w:themeColor="background1"/>
                <w:sz w:val="22"/>
                <w:szCs w:val="22"/>
                <w:lang w:val="it-IT"/>
              </w:rPr>
              <w:t>1 # sampling [sec]</w:t>
            </w:r>
          </w:p>
        </w:tc>
      </w:tr>
      <w:tr w:rsidR="009C7162" w14:paraId="6BDA4D62" w14:textId="77777777" w:rsidTr="00BE7F0E">
        <w:tc>
          <w:tcPr>
            <w:tcW w:w="9622" w:type="dxa"/>
            <w:shd w:val="clear" w:color="auto" w:fill="000000" w:themeFill="text1"/>
          </w:tcPr>
          <w:p w14:paraId="1CBBCDFE" w14:textId="77777777" w:rsidR="009C7162" w:rsidRPr="00BE7F0E" w:rsidRDefault="009C7162" w:rsidP="00BE7F0E">
            <w:pPr>
              <w:pStyle w:val="Normale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r w:rsidR="009C7162" w14:paraId="5F53F85D" w14:textId="77777777" w:rsidTr="00BE7F0E">
        <w:tc>
          <w:tcPr>
            <w:tcW w:w="9622" w:type="dxa"/>
            <w:shd w:val="clear" w:color="auto" w:fill="000000" w:themeFill="text1"/>
          </w:tcPr>
          <w:p w14:paraId="5757D35A" w14:textId="77777777" w:rsidR="009C7162" w:rsidRPr="00BE7F0E" w:rsidRDefault="009C7162" w:rsidP="00BE7F0E">
            <w:pPr>
              <w:pStyle w:val="NormaleWeb"/>
              <w:shd w:val="clear" w:color="auto" w:fill="000000" w:themeFill="text1"/>
              <w:spacing w:before="0" w:beforeAutospacing="0" w:after="0" w:afterAutospacing="0"/>
              <w:jc w:val="both"/>
              <w:rPr>
                <w:rFonts w:ascii="Courier New" w:hAnsi="Courier New" w:cs="Courier New"/>
                <w:color w:val="FFFFFF" w:themeColor="background1"/>
                <w:sz w:val="22"/>
                <w:szCs w:val="22"/>
                <w:lang w:val="it-IT"/>
              </w:rPr>
            </w:pPr>
          </w:p>
        </w:tc>
      </w:tr>
    </w:tbl>
    <w:p w14:paraId="4E3137FC" w14:textId="64DC404A" w:rsidR="009C7162" w:rsidRDefault="009C7162" w:rsidP="004D20D2">
      <w:pPr>
        <w:pPrChange w:id="170" w:author="Romolo Politi" w:date="2022-11-17T09:55:00Z">
          <w:pPr>
            <w:pStyle w:val="Titolo2"/>
            <w:numPr>
              <w:ilvl w:val="0"/>
              <w:numId w:val="0"/>
            </w:numPr>
            <w:ind w:left="360" w:firstLine="0"/>
          </w:pPr>
        </w:pPrChange>
      </w:pPr>
    </w:p>
    <w:p w14:paraId="520D9473" w14:textId="6E66D9DD" w:rsidR="00D84041" w:rsidRDefault="00D84041">
      <w:pPr>
        <w:rPr>
          <w:rFonts w:ascii="Arial" w:eastAsia="Times New Roman" w:hAnsi="Arial" w:cs="Arial"/>
          <w:color w:val="000000"/>
          <w:sz w:val="22"/>
          <w:szCs w:val="22"/>
          <w:lang w:eastAsia="en-US"/>
        </w:rPr>
      </w:pPr>
      <w:r>
        <w:rPr>
          <w:rFonts w:ascii="Arial" w:hAnsi="Arial" w:cs="Arial"/>
          <w:color w:val="000000"/>
          <w:sz w:val="22"/>
          <w:szCs w:val="22"/>
        </w:rPr>
        <w:br w:type="page"/>
      </w:r>
    </w:p>
    <w:p w14:paraId="09C41111" w14:textId="630BA80D" w:rsidR="00EA78ED" w:rsidRDefault="00034581" w:rsidP="001C24F6">
      <w:pPr>
        <w:pStyle w:val="Titolo2"/>
        <w:jc w:val="left"/>
      </w:pPr>
      <w:bookmarkStart w:id="171" w:name="_Ref119394794"/>
      <w:bookmarkStart w:id="172" w:name="_Toc119401522"/>
      <w:r>
        <w:lastRenderedPageBreak/>
        <w:t>Internal option</w:t>
      </w:r>
      <w:bookmarkEnd w:id="171"/>
      <w:bookmarkEnd w:id="172"/>
      <w:r>
        <w:t xml:space="preserve"> </w:t>
      </w:r>
    </w:p>
    <w:p w14:paraId="513AD516" w14:textId="77777777" w:rsidR="00D84041" w:rsidRPr="00D84041" w:rsidRDefault="00D84041" w:rsidP="00D84041"/>
    <w:p w14:paraId="3D66ECF1" w14:textId="0D07E5E2" w:rsidR="00034581" w:rsidRPr="006B277D" w:rsidRDefault="00034581" w:rsidP="00034581">
      <w:pPr>
        <w:jc w:val="left"/>
        <w:rPr>
          <w:rFonts w:ascii="Consolas" w:eastAsia="Times New Roman" w:hAnsi="Consolas" w:cs="Times New Roman"/>
          <w:sz w:val="20"/>
          <w:szCs w:val="20"/>
          <w:lang w:eastAsia="en-US"/>
        </w:rPr>
      </w:pPr>
      <w:commentRangeStart w:id="173"/>
      <w:proofErr w:type="spellStart"/>
      <w:r w:rsidRPr="006B277D">
        <w:rPr>
          <w:rFonts w:ascii="Consolas" w:eastAsia="Times New Roman" w:hAnsi="Consolas" w:cs="Times New Roman"/>
          <w:sz w:val="20"/>
          <w:szCs w:val="20"/>
          <w:lang w:eastAsia="en-US"/>
        </w:rPr>
        <w:t>param_method.abcorr</w:t>
      </w:r>
      <w:proofErr w:type="spell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'LT+S'</w:t>
      </w:r>
      <w:r w:rsidRPr="006B277D">
        <w:rPr>
          <w:rFonts w:ascii="Consolas" w:eastAsia="Times New Roman" w:hAnsi="Consolas" w:cs="Times New Roman"/>
          <w:sz w:val="20"/>
          <w:szCs w:val="20"/>
          <w:lang w:eastAsia="en-US"/>
        </w:rPr>
        <w:t>;</w:t>
      </w:r>
    </w:p>
    <w:p w14:paraId="309C9B7E" w14:textId="77777777" w:rsidR="00034581" w:rsidRPr="006B277D" w:rsidRDefault="00034581" w:rsidP="00034581">
      <w:pPr>
        <w:jc w:val="left"/>
        <w:rPr>
          <w:rFonts w:ascii="Consolas" w:eastAsia="Times New Roman" w:hAnsi="Consolas" w:cs="Times New Roman"/>
          <w:sz w:val="20"/>
          <w:szCs w:val="20"/>
          <w:lang w:eastAsia="en-US"/>
        </w:rPr>
      </w:pPr>
      <w:proofErr w:type="spellStart"/>
      <w:r w:rsidRPr="006B277D">
        <w:rPr>
          <w:rFonts w:ascii="Consolas" w:eastAsia="Times New Roman" w:hAnsi="Consolas" w:cs="Times New Roman"/>
          <w:sz w:val="20"/>
          <w:szCs w:val="20"/>
          <w:lang w:eastAsia="en-US"/>
        </w:rPr>
        <w:t>param_method.method</w:t>
      </w:r>
      <w:proofErr w:type="spellEnd"/>
      <w:r w:rsidRPr="006B277D">
        <w:rPr>
          <w:rFonts w:ascii="Consolas" w:eastAsia="Times New Roman" w:hAnsi="Consolas" w:cs="Times New Roman"/>
          <w:sz w:val="20"/>
          <w:szCs w:val="20"/>
          <w:lang w:eastAsia="en-US"/>
        </w:rPr>
        <w:t>=</w:t>
      </w:r>
      <w:r w:rsidRPr="006B277D">
        <w:rPr>
          <w:rFonts w:ascii="Consolas" w:eastAsia="Times New Roman" w:hAnsi="Consolas" w:cs="Times New Roman"/>
          <w:color w:val="A709F5"/>
          <w:sz w:val="20"/>
          <w:szCs w:val="20"/>
          <w:lang w:eastAsia="en-US"/>
        </w:rPr>
        <w:t>'Ellipsoid'</w:t>
      </w:r>
      <w:r w:rsidRPr="006B277D">
        <w:rPr>
          <w:rFonts w:ascii="Consolas" w:eastAsia="Times New Roman" w:hAnsi="Consolas" w:cs="Times New Roman"/>
          <w:sz w:val="20"/>
          <w:szCs w:val="20"/>
          <w:lang w:eastAsia="en-US"/>
        </w:rPr>
        <w:t>;</w:t>
      </w:r>
      <w:commentRangeEnd w:id="173"/>
      <w:r w:rsidR="003F6FFE">
        <w:rPr>
          <w:rStyle w:val="Rimandocommento"/>
        </w:rPr>
        <w:commentReference w:id="173"/>
      </w:r>
    </w:p>
    <w:p w14:paraId="709B4FF7" w14:textId="5792C37D" w:rsidR="000112B8" w:rsidRDefault="000112B8">
      <w:pPr>
        <w:rPr>
          <w:rFonts w:asciiTheme="majorHAnsi" w:eastAsiaTheme="majorEastAsia" w:hAnsiTheme="majorHAnsi" w:cstheme="majorBidi"/>
          <w:b/>
          <w:color w:val="2F5496" w:themeColor="accent1" w:themeShade="BF"/>
          <w:sz w:val="28"/>
          <w:szCs w:val="26"/>
        </w:rPr>
      </w:pPr>
      <w:r>
        <w:rPr>
          <w:rFonts w:asciiTheme="majorHAnsi" w:eastAsiaTheme="majorEastAsia" w:hAnsiTheme="majorHAnsi" w:cstheme="majorBidi"/>
          <w:b/>
          <w:color w:val="2F5496" w:themeColor="accent1" w:themeShade="BF"/>
          <w:sz w:val="28"/>
          <w:szCs w:val="26"/>
        </w:rPr>
        <w:br w:type="page"/>
      </w:r>
    </w:p>
    <w:p w14:paraId="1D1F54CF" w14:textId="336BEB5E" w:rsidR="00C910C4" w:rsidRDefault="00C910C4" w:rsidP="000112B8">
      <w:pPr>
        <w:pStyle w:val="Titolo1"/>
      </w:pPr>
      <w:bookmarkStart w:id="174" w:name="_Toc119401523"/>
      <w:bookmarkStart w:id="175" w:name="_Ref119401683"/>
      <w:r>
        <w:lastRenderedPageBreak/>
        <w:t>Output</w:t>
      </w:r>
      <w:bookmarkEnd w:id="174"/>
      <w:bookmarkEnd w:id="175"/>
      <w:r w:rsidR="00BE7F0E">
        <w:tab/>
      </w:r>
    </w:p>
    <w:p w14:paraId="1A753282" w14:textId="0E272505" w:rsidR="00C910C4" w:rsidRDefault="003F6FFE">
      <w:pPr>
        <w:pPrChange w:id="176" w:author="Romolo Politi" w:date="2022-11-17T09:43:00Z">
          <w:pPr>
            <w:pStyle w:val="Titolo1"/>
          </w:pPr>
        </w:pPrChange>
      </w:pPr>
      <w:ins w:id="177" w:author="Romolo Politi" w:date="2022-11-17T09:43:00Z">
        <w:r w:rsidRPr="003F6FFE">
          <w:t xml:space="preserve">The output file can be an XLS, XLSX, or CSV file containing all the simulated acquisitions required in the timeline. Each line corresponds to an acquisition, and evaluated parameters are described </w:t>
        </w:r>
        <w:proofErr w:type="spellStart"/>
        <w:r w:rsidRPr="003F6FFE">
          <w:t>i</w:t>
        </w:r>
      </w:ins>
      <w:del w:id="178" w:author="Romolo Politi" w:date="2022-11-17T09:43:00Z">
        <w:r w:rsidR="00B234DE" w:rsidRPr="00B234DE" w:rsidDel="003F6FFE">
          <w:delText>Output file can be a</w:delText>
        </w:r>
        <w:r w:rsidR="00B234DE" w:rsidDel="003F6FFE">
          <w:delText xml:space="preserve">n XLS,XLSX,CSV file containing all the simulated acquisition required in the timeline. Each line correspond to an acquisition, evaluated parameters are </w:delText>
        </w:r>
        <w:r w:rsidR="00D84041" w:rsidDel="003F6FFE">
          <w:delText>described</w:delText>
        </w:r>
        <w:r w:rsidR="00B234DE" w:rsidDel="003F6FFE">
          <w:delText xml:space="preserve"> </w:delText>
        </w:r>
      </w:del>
      <w:r w:rsidR="00B234DE">
        <w:t>in</w:t>
      </w:r>
      <w:proofErr w:type="spellEnd"/>
      <w:r w:rsidR="00B234DE">
        <w:t xml:space="preserve"> </w:t>
      </w:r>
      <w:r w:rsidR="00D84041">
        <w:fldChar w:fldCharType="begin"/>
      </w:r>
      <w:r w:rsidR="00D84041">
        <w:instrText xml:space="preserve"> REF _Ref119501927 \h </w:instrText>
      </w:r>
      <w:r>
        <w:instrText xml:space="preserve"> \* MERGEFORMAT </w:instrText>
      </w:r>
      <w:r w:rsidR="00D84041">
        <w:fldChar w:fldCharType="separate"/>
      </w:r>
      <w:r w:rsidR="00D84041">
        <w:t xml:space="preserve">Table </w:t>
      </w:r>
      <w:r w:rsidR="00D84041">
        <w:rPr>
          <w:noProof/>
        </w:rPr>
        <w:t>3</w:t>
      </w:r>
      <w:r w:rsidR="00D84041">
        <w:fldChar w:fldCharType="end"/>
      </w:r>
      <w:r w:rsidR="00D84041">
        <w:t>.</w:t>
      </w:r>
    </w:p>
    <w:p w14:paraId="4D7B84F6" w14:textId="16A8B3AD" w:rsidR="00B234DE" w:rsidRPr="00B234DE" w:rsidRDefault="00B234DE" w:rsidP="00B234DE"/>
    <w:p w14:paraId="6101B34F" w14:textId="77777777" w:rsidR="00B234DE" w:rsidRPr="00B234DE" w:rsidRDefault="00B234DE" w:rsidP="00B234DE"/>
    <w:p w14:paraId="3D583D96" w14:textId="71DA3882" w:rsidR="00B234DE" w:rsidRDefault="00B234DE" w:rsidP="00B234DE">
      <w:pPr>
        <w:pStyle w:val="Didascalia"/>
        <w:keepNext/>
      </w:pPr>
      <w:bookmarkStart w:id="179" w:name="_Ref119501927"/>
      <w:r>
        <w:t xml:space="preserve">Table </w:t>
      </w:r>
      <w:fldSimple w:instr=" SEQ Table \* ARABIC ">
        <w:r>
          <w:rPr>
            <w:noProof/>
          </w:rPr>
          <w:t>3</w:t>
        </w:r>
      </w:fldSimple>
      <w:bookmarkEnd w:id="179"/>
      <w:r>
        <w:t xml:space="preserve"> Results of the simulation described as output of the XLSX file</w:t>
      </w:r>
      <w:r w:rsidR="00034581">
        <w:t xml:space="preserve">. For each output parameter is reported a brief description and an example extracted by the simulation of the Aphelion 1 for the HRIC instrument in case of </w:t>
      </w:r>
      <w:r w:rsidR="00034581" w:rsidRPr="00034581">
        <w:rPr>
          <w:highlight w:val="yellow"/>
        </w:rPr>
        <w:t>a 30 km orbit</w:t>
      </w:r>
      <w:r w:rsidR="00034581">
        <w:t>.</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35"/>
        <w:gridCol w:w="864"/>
        <w:gridCol w:w="630"/>
        <w:gridCol w:w="7646"/>
      </w:tblGrid>
      <w:tr w:rsidR="00B234DE" w:rsidRPr="00C910C4" w14:paraId="482EB999" w14:textId="77777777" w:rsidTr="000D2988">
        <w:trPr>
          <w:trHeight w:val="142"/>
        </w:trPr>
        <w:tc>
          <w:tcPr>
            <w:tcW w:w="935" w:type="dxa"/>
            <w:tcBorders>
              <w:bottom w:val="single" w:sz="4" w:space="0" w:color="auto"/>
            </w:tcBorders>
            <w:shd w:val="clear" w:color="auto" w:fill="385623" w:themeFill="accent6" w:themeFillShade="80"/>
          </w:tcPr>
          <w:p w14:paraId="67AEA9B7" w14:textId="4FD83552" w:rsidR="00B234DE" w:rsidRPr="00C910C4" w:rsidRDefault="00B234DE" w:rsidP="00C910C4">
            <w:pPr>
              <w:jc w:val="center"/>
              <w:rPr>
                <w:rFonts w:eastAsia="Times New Roman"/>
                <w:b/>
                <w:bCs/>
                <w:color w:val="FFFFFF" w:themeColor="background1"/>
                <w:sz w:val="22"/>
                <w:szCs w:val="22"/>
                <w:lang w:eastAsia="en-US"/>
              </w:rPr>
            </w:pPr>
            <w:r w:rsidRPr="00C910C4">
              <w:rPr>
                <w:rFonts w:eastAsia="Times New Roman"/>
                <w:b/>
                <w:bCs/>
                <w:color w:val="FFFFFF" w:themeColor="background1"/>
                <w:sz w:val="22"/>
                <w:szCs w:val="22"/>
                <w:lang w:eastAsia="en-US"/>
              </w:rPr>
              <w:t>Reference Field</w:t>
            </w:r>
          </w:p>
        </w:tc>
        <w:tc>
          <w:tcPr>
            <w:tcW w:w="864" w:type="dxa"/>
            <w:shd w:val="clear" w:color="auto" w:fill="385623" w:themeFill="accent6" w:themeFillShade="80"/>
            <w:noWrap/>
            <w:tcMar>
              <w:top w:w="15" w:type="dxa"/>
              <w:left w:w="15" w:type="dxa"/>
              <w:bottom w:w="0" w:type="dxa"/>
              <w:right w:w="15" w:type="dxa"/>
            </w:tcMar>
            <w:vAlign w:val="bottom"/>
          </w:tcPr>
          <w:p w14:paraId="32B1C313" w14:textId="12F717F2"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Name</w:t>
            </w:r>
          </w:p>
        </w:tc>
        <w:tc>
          <w:tcPr>
            <w:tcW w:w="630" w:type="dxa"/>
            <w:shd w:val="clear" w:color="auto" w:fill="385623" w:themeFill="accent6" w:themeFillShade="80"/>
          </w:tcPr>
          <w:p w14:paraId="03438543" w14:textId="20412862" w:rsidR="00B234DE" w:rsidRPr="00C910C4" w:rsidRDefault="00B234DE" w:rsidP="00C910C4">
            <w:pPr>
              <w:jc w:val="left"/>
              <w:rPr>
                <w:rFonts w:eastAsia="Times New Roman"/>
                <w:color w:val="FFFFFF" w:themeColor="background1"/>
                <w:sz w:val="22"/>
                <w:szCs w:val="22"/>
                <w:lang w:eastAsia="en-US"/>
              </w:rPr>
            </w:pPr>
            <w:r>
              <w:rPr>
                <w:rFonts w:eastAsia="Times New Roman"/>
                <w:color w:val="FFFFFF" w:themeColor="background1"/>
                <w:sz w:val="22"/>
                <w:szCs w:val="22"/>
                <w:lang w:eastAsia="en-US"/>
              </w:rPr>
              <w:t>Colum</w:t>
            </w:r>
          </w:p>
        </w:tc>
        <w:tc>
          <w:tcPr>
            <w:tcW w:w="7646" w:type="dxa"/>
            <w:shd w:val="clear" w:color="auto" w:fill="385623" w:themeFill="accent6" w:themeFillShade="80"/>
          </w:tcPr>
          <w:p w14:paraId="68957176" w14:textId="799C7BBA" w:rsidR="00B234DE" w:rsidRPr="00C910C4" w:rsidRDefault="00B234DE" w:rsidP="00C910C4">
            <w:pPr>
              <w:jc w:val="left"/>
              <w:rPr>
                <w:rFonts w:eastAsia="Times New Roman"/>
                <w:color w:val="FFFFFF" w:themeColor="background1"/>
                <w:sz w:val="22"/>
                <w:szCs w:val="22"/>
                <w:lang w:eastAsia="en-US"/>
              </w:rPr>
            </w:pPr>
            <w:r w:rsidRPr="00C910C4">
              <w:rPr>
                <w:rFonts w:eastAsia="Times New Roman"/>
                <w:color w:val="FFFFFF" w:themeColor="background1"/>
                <w:sz w:val="22"/>
                <w:szCs w:val="22"/>
                <w:lang w:eastAsia="en-US"/>
              </w:rPr>
              <w:t>Definition</w:t>
            </w:r>
          </w:p>
        </w:tc>
      </w:tr>
      <w:tr w:rsidR="005F075E" w:rsidRPr="00C910C4" w14:paraId="78D9F843" w14:textId="77777777" w:rsidTr="000D2988">
        <w:trPr>
          <w:cantSplit/>
          <w:trHeight w:val="1134"/>
        </w:trPr>
        <w:tc>
          <w:tcPr>
            <w:tcW w:w="935" w:type="dxa"/>
            <w:vMerge w:val="restart"/>
            <w:shd w:val="clear" w:color="auto" w:fill="538135" w:themeFill="accent6" w:themeFillShade="BF"/>
            <w:textDirection w:val="btLr"/>
            <w:hideMark/>
          </w:tcPr>
          <w:p w14:paraId="2646E3D5"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Time</w:t>
            </w:r>
          </w:p>
        </w:tc>
        <w:tc>
          <w:tcPr>
            <w:tcW w:w="864" w:type="dxa"/>
            <w:shd w:val="clear" w:color="auto" w:fill="FFFFFF"/>
            <w:noWrap/>
            <w:tcMar>
              <w:top w:w="15" w:type="dxa"/>
              <w:left w:w="15" w:type="dxa"/>
              <w:bottom w:w="0" w:type="dxa"/>
              <w:right w:w="15" w:type="dxa"/>
            </w:tcMar>
            <w:textDirection w:val="btLr"/>
            <w:vAlign w:val="bottom"/>
            <w:hideMark/>
          </w:tcPr>
          <w:p w14:paraId="089F3A59" w14:textId="144F2B7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UTC</w:t>
            </w:r>
          </w:p>
        </w:tc>
        <w:tc>
          <w:tcPr>
            <w:tcW w:w="630" w:type="dxa"/>
            <w:shd w:val="clear" w:color="auto" w:fill="FFFFFF"/>
          </w:tcPr>
          <w:p w14:paraId="75134C38" w14:textId="306F7627"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A</w:t>
            </w:r>
          </w:p>
        </w:tc>
        <w:tc>
          <w:tcPr>
            <w:tcW w:w="7646" w:type="dxa"/>
            <w:shd w:val="clear" w:color="auto" w:fill="FFFFFF"/>
            <w:hideMark/>
          </w:tcPr>
          <w:p w14:paraId="17BC9574" w14:textId="41524F35" w:rsidR="00134769" w:rsidRDefault="003F6FFE" w:rsidP="006B277D">
            <w:pPr>
              <w:rPr>
                <w:rFonts w:eastAsia="Times New Roman"/>
                <w:color w:val="000000"/>
                <w:sz w:val="22"/>
                <w:szCs w:val="22"/>
                <w:lang w:eastAsia="en-US"/>
              </w:rPr>
            </w:pPr>
            <w:ins w:id="180" w:author="Romolo Politi" w:date="2022-11-17T09:43:00Z">
              <w:r>
                <w:rPr>
                  <w:rFonts w:eastAsia="Times New Roman"/>
                  <w:color w:val="000000"/>
                  <w:sz w:val="22"/>
                  <w:szCs w:val="22"/>
                  <w:lang w:eastAsia="en-US"/>
                </w:rPr>
                <w:t xml:space="preserve">Acquisition </w:t>
              </w:r>
            </w:ins>
            <w:r w:rsidR="005F075E">
              <w:rPr>
                <w:rFonts w:eastAsia="Times New Roman"/>
                <w:color w:val="000000"/>
                <w:sz w:val="22"/>
                <w:szCs w:val="22"/>
                <w:lang w:eastAsia="en-US"/>
              </w:rPr>
              <w:t>Time</w:t>
            </w:r>
            <w:del w:id="181" w:author="Romolo Politi" w:date="2022-11-17T09:43:00Z">
              <w:r w:rsidR="005F075E" w:rsidDel="003F6FFE">
                <w:rPr>
                  <w:rFonts w:eastAsia="Times New Roman"/>
                  <w:color w:val="000000"/>
                  <w:sz w:val="22"/>
                  <w:szCs w:val="22"/>
                  <w:lang w:eastAsia="en-US"/>
                </w:rPr>
                <w:delText xml:space="preserve"> of the</w:delText>
              </w:r>
            </w:del>
            <w:r w:rsidR="005F075E">
              <w:rPr>
                <w:rFonts w:eastAsia="Times New Roman"/>
                <w:color w:val="000000"/>
                <w:sz w:val="22"/>
                <w:szCs w:val="22"/>
                <w:lang w:eastAsia="en-US"/>
              </w:rPr>
              <w:t xml:space="preserve"> </w:t>
            </w:r>
            <w:del w:id="182" w:author="Romolo Politi" w:date="2022-11-17T09:43:00Z">
              <w:r w:rsidR="005F075E" w:rsidDel="003F6FFE">
                <w:rPr>
                  <w:rFonts w:eastAsia="Times New Roman"/>
                  <w:color w:val="000000"/>
                  <w:sz w:val="22"/>
                  <w:szCs w:val="22"/>
                  <w:lang w:eastAsia="en-US"/>
                </w:rPr>
                <w:delText xml:space="preserve">acquisition </w:delText>
              </w:r>
            </w:del>
            <w:r w:rsidR="005F075E">
              <w:rPr>
                <w:rFonts w:eastAsia="Times New Roman"/>
                <w:color w:val="000000"/>
                <w:sz w:val="22"/>
                <w:szCs w:val="22"/>
                <w:lang w:eastAsia="en-US"/>
              </w:rPr>
              <w:t xml:space="preserve">in UTC in </w:t>
            </w:r>
            <w:r w:rsidR="005F075E" w:rsidRPr="006B277D">
              <w:rPr>
                <w:rFonts w:eastAsia="Times New Roman"/>
                <w:color w:val="000000"/>
                <w:sz w:val="22"/>
                <w:szCs w:val="22"/>
                <w:lang w:eastAsia="en-US"/>
              </w:rPr>
              <w:t xml:space="preserve">ISO </w:t>
            </w:r>
            <w:del w:id="183" w:author="Romolo Politi" w:date="2022-11-17T09:44:00Z">
              <w:r w:rsidR="005F075E" w:rsidRPr="006B277D" w:rsidDel="003F6FFE">
                <w:rPr>
                  <w:rFonts w:eastAsia="Times New Roman"/>
                  <w:color w:val="000000"/>
                  <w:sz w:val="22"/>
                  <w:szCs w:val="22"/>
                  <w:lang w:eastAsia="en-US"/>
                </w:rPr>
                <w:delText xml:space="preserve">Calendar </w:delText>
              </w:r>
            </w:del>
            <w:r w:rsidR="005F075E" w:rsidRPr="006B277D">
              <w:rPr>
                <w:rFonts w:eastAsia="Times New Roman"/>
                <w:color w:val="000000"/>
                <w:sz w:val="22"/>
                <w:szCs w:val="22"/>
                <w:lang w:eastAsia="en-US"/>
              </w:rPr>
              <w:t>format</w:t>
            </w:r>
            <w:r w:rsidR="00134769">
              <w:rPr>
                <w:rFonts w:eastAsia="Times New Roman"/>
                <w:color w:val="000000"/>
                <w:sz w:val="22"/>
                <w:szCs w:val="22"/>
                <w:lang w:eastAsia="en-US"/>
              </w:rPr>
              <w:t>.</w:t>
            </w:r>
          </w:p>
          <w:p w14:paraId="0AC35012" w14:textId="344022CE" w:rsidR="005F075E" w:rsidRDefault="00134769" w:rsidP="006B277D">
            <w:pPr>
              <w:rPr>
                <w:rFonts w:eastAsia="Times New Roman"/>
                <w:color w:val="000000"/>
                <w:sz w:val="22"/>
                <w:szCs w:val="22"/>
                <w:lang w:eastAsia="en-US"/>
              </w:rPr>
            </w:pPr>
            <w:r>
              <w:rPr>
                <w:rFonts w:eastAsia="Times New Roman"/>
                <w:color w:val="000000"/>
                <w:sz w:val="22"/>
                <w:szCs w:val="22"/>
                <w:lang w:eastAsia="en-US"/>
              </w:rPr>
              <w:t>It is the result of the Naif</w:t>
            </w:r>
            <w:r w:rsidR="005F075E">
              <w:rPr>
                <w:rFonts w:eastAsia="Times New Roman"/>
                <w:color w:val="000000"/>
                <w:sz w:val="22"/>
                <w:szCs w:val="22"/>
                <w:lang w:eastAsia="en-US"/>
              </w:rPr>
              <w:t xml:space="preserve"> conversion script</w:t>
            </w:r>
            <w:r>
              <w:rPr>
                <w:rFonts w:eastAsia="Times New Roman"/>
                <w:color w:val="000000"/>
                <w:sz w:val="22"/>
                <w:szCs w:val="22"/>
                <w:lang w:eastAsia="en-US"/>
              </w:rPr>
              <w:t>:</w:t>
            </w:r>
          </w:p>
          <w:tbl>
            <w:tblPr>
              <w:tblStyle w:val="Grigliatabella"/>
              <w:tblW w:w="0" w:type="auto"/>
              <w:jc w:val="center"/>
              <w:tblLook w:val="04A0" w:firstRow="1" w:lastRow="0" w:firstColumn="1" w:lastColumn="0" w:noHBand="0" w:noVBand="1"/>
            </w:tblPr>
            <w:tblGrid>
              <w:gridCol w:w="5091"/>
            </w:tblGrid>
            <w:tr w:rsidR="00134769" w14:paraId="16EDC30E" w14:textId="77777777" w:rsidTr="00134769">
              <w:trPr>
                <w:trHeight w:val="246"/>
                <w:jc w:val="center"/>
              </w:trPr>
              <w:tc>
                <w:tcPr>
                  <w:tcW w:w="5091" w:type="dxa"/>
                  <w:shd w:val="clear" w:color="auto" w:fill="000000" w:themeFill="text1"/>
                </w:tcPr>
                <w:p w14:paraId="021FBEF7" w14:textId="7C1EB52E" w:rsidR="00134769" w:rsidRDefault="00134769" w:rsidP="00134769">
                  <w:pPr>
                    <w:jc w:val="center"/>
                    <w:rPr>
                      <w:rFonts w:eastAsia="Times New Roman"/>
                      <w:color w:val="000000"/>
                      <w:sz w:val="22"/>
                      <w:szCs w:val="22"/>
                      <w:lang w:eastAsia="en-US"/>
                    </w:rPr>
                  </w:pP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cspice_getfov</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proofErr w:type="spellStart"/>
                  <w:r w:rsidRPr="00F071D0">
                    <w:rPr>
                      <w:rFonts w:ascii="Courier New" w:eastAsia="Times New Roman" w:hAnsi="Courier New" w:cs="Courier New"/>
                      <w:color w:val="FFFFFF" w:themeColor="background1"/>
                      <w:sz w:val="18"/>
                      <w:szCs w:val="18"/>
                      <w:shd w:val="clear" w:color="auto" w:fill="000000" w:themeFill="text1"/>
                      <w:lang w:eastAsia="en-US"/>
                    </w:rPr>
                    <w:t>instr_id</w:t>
                  </w:r>
                  <w:proofErr w:type="spellEnd"/>
                  <w:r w:rsidRPr="00F071D0">
                    <w:rPr>
                      <w:rFonts w:ascii="Courier New" w:eastAsia="Times New Roman" w:hAnsi="Courier New" w:cs="Courier New"/>
                      <w:color w:val="FFFFFF" w:themeColor="background1"/>
                      <w:sz w:val="18"/>
                      <w:szCs w:val="18"/>
                      <w:shd w:val="clear" w:color="auto" w:fill="000000" w:themeFill="text1"/>
                      <w:lang w:eastAsia="en-US"/>
                    </w:rPr>
                    <w:t xml:space="preserve">, </w:t>
                  </w:r>
                  <w:r w:rsidRPr="00134769">
                    <w:rPr>
                      <w:rFonts w:ascii="Courier New" w:eastAsia="Times New Roman" w:hAnsi="Courier New" w:cs="Courier New"/>
                      <w:color w:val="FFFFFF" w:themeColor="background1"/>
                      <w:sz w:val="18"/>
                      <w:szCs w:val="18"/>
                      <w:shd w:val="clear" w:color="auto" w:fill="000000" w:themeFill="text1"/>
                      <w:lang w:eastAsia="en-US"/>
                    </w:rPr>
                    <w:t>4</w:t>
                  </w:r>
                  <w:r w:rsidRPr="00F071D0">
                    <w:rPr>
                      <w:rFonts w:ascii="Courier New" w:eastAsia="Times New Roman" w:hAnsi="Courier New" w:cs="Courier New"/>
                      <w:color w:val="FFFFFF" w:themeColor="background1"/>
                      <w:sz w:val="18"/>
                      <w:szCs w:val="18"/>
                      <w:shd w:val="clear" w:color="auto" w:fill="000000" w:themeFill="text1"/>
                      <w:lang w:eastAsia="en-US"/>
                    </w:rPr>
                    <w:t>)</w:t>
                  </w:r>
                </w:p>
              </w:tc>
            </w:tr>
          </w:tbl>
          <w:p w14:paraId="7C316BEF" w14:textId="32B0E0D5" w:rsidR="00134769" w:rsidRPr="00134769" w:rsidRDefault="00134769" w:rsidP="006B277D">
            <w:pPr>
              <w:rPr>
                <w:rFonts w:ascii="Courier New" w:eastAsia="Times New Roman" w:hAnsi="Courier New" w:cs="Courier New"/>
                <w:color w:val="FFFFFF" w:themeColor="background1"/>
                <w:sz w:val="18"/>
                <w:szCs w:val="18"/>
                <w:lang w:eastAsia="en-US"/>
              </w:rPr>
            </w:pPr>
          </w:p>
          <w:p w14:paraId="560ECB4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 xml:space="preserve">i.e. </w:t>
            </w:r>
          </w:p>
          <w:p w14:paraId="5F8E253F" w14:textId="6C9B4955"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2026-05-11T00:00:00.00</w:t>
            </w:r>
          </w:p>
        </w:tc>
      </w:tr>
      <w:tr w:rsidR="005F075E" w:rsidRPr="00C910C4" w14:paraId="2695BF8A" w14:textId="77777777" w:rsidTr="000D2988">
        <w:trPr>
          <w:cantSplit/>
          <w:trHeight w:val="1134"/>
        </w:trPr>
        <w:tc>
          <w:tcPr>
            <w:tcW w:w="935" w:type="dxa"/>
            <w:vMerge/>
            <w:shd w:val="clear" w:color="auto" w:fill="538135" w:themeFill="accent6" w:themeFillShade="BF"/>
            <w:textDirection w:val="btLr"/>
          </w:tcPr>
          <w:p w14:paraId="4F72F7F8"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89FCD53" w14:textId="29770670"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[s]</w:t>
            </w:r>
          </w:p>
        </w:tc>
        <w:tc>
          <w:tcPr>
            <w:tcW w:w="630" w:type="dxa"/>
            <w:shd w:val="clear" w:color="auto" w:fill="FFFFFF"/>
          </w:tcPr>
          <w:p w14:paraId="7E5528C7" w14:textId="4B8BEA2F"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B</w:t>
            </w:r>
          </w:p>
        </w:tc>
        <w:tc>
          <w:tcPr>
            <w:tcW w:w="7646" w:type="dxa"/>
            <w:shd w:val="clear" w:color="auto" w:fill="FFFFFF"/>
          </w:tcPr>
          <w:p w14:paraId="367034BD" w14:textId="315C628F" w:rsidR="005F075E" w:rsidRPr="006B277D" w:rsidRDefault="005F075E" w:rsidP="006B277D">
            <w:pPr>
              <w:pStyle w:val="PreformattatoHTML"/>
              <w:rPr>
                <w:rFonts w:ascii="Calibri" w:hAnsi="Calibri" w:cs="Calibri"/>
                <w:color w:val="000000"/>
                <w:sz w:val="22"/>
                <w:szCs w:val="22"/>
              </w:rPr>
            </w:pPr>
            <w:r w:rsidRPr="006B277D">
              <w:rPr>
                <w:rFonts w:ascii="Calibri" w:hAnsi="Calibri" w:cs="Calibri"/>
                <w:color w:val="000000"/>
                <w:sz w:val="22"/>
                <w:szCs w:val="22"/>
              </w:rPr>
              <w:t>Ephemeris time</w:t>
            </w:r>
            <w:r>
              <w:rPr>
                <w:rFonts w:ascii="Calibri" w:hAnsi="Calibri" w:cs="Calibri"/>
                <w:color w:val="000000"/>
                <w:sz w:val="22"/>
                <w:szCs w:val="22"/>
              </w:rPr>
              <w:t>[</w:t>
            </w:r>
            <w:r w:rsidRPr="006B277D">
              <w:rPr>
                <w:rFonts w:ascii="Calibri" w:hAnsi="Calibri" w:cs="Calibri"/>
                <w:color w:val="000000"/>
                <w:sz w:val="22"/>
                <w:szCs w:val="22"/>
              </w:rPr>
              <w:t>s</w:t>
            </w:r>
            <w:r>
              <w:rPr>
                <w:rFonts w:ascii="Calibri" w:hAnsi="Calibri" w:cs="Calibri"/>
                <w:color w:val="000000"/>
                <w:sz w:val="22"/>
                <w:szCs w:val="22"/>
              </w:rPr>
              <w:t>]</w:t>
            </w:r>
            <w:r w:rsidRPr="006B277D">
              <w:rPr>
                <w:rFonts w:ascii="Calibri" w:hAnsi="Calibri" w:cs="Calibri"/>
                <w:color w:val="000000"/>
                <w:sz w:val="22"/>
                <w:szCs w:val="22"/>
              </w:rPr>
              <w:t xml:space="preserve"> expressed as ephemeris seconds</w:t>
            </w:r>
            <w:r>
              <w:rPr>
                <w:rFonts w:ascii="Calibri" w:hAnsi="Calibri" w:cs="Calibri"/>
                <w:color w:val="000000"/>
                <w:sz w:val="22"/>
                <w:szCs w:val="22"/>
              </w:rPr>
              <w:t xml:space="preserve"> </w:t>
            </w:r>
            <w:r w:rsidRPr="006B277D">
              <w:rPr>
                <w:rFonts w:ascii="Calibri" w:hAnsi="Calibri" w:cs="Calibri"/>
                <w:color w:val="000000"/>
                <w:sz w:val="22"/>
                <w:szCs w:val="22"/>
              </w:rPr>
              <w:t>past J2000.</w:t>
            </w:r>
          </w:p>
          <w:p w14:paraId="68CAAFD0"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75948FAA" w14:textId="3250445D"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831729669.185337</w:t>
            </w:r>
          </w:p>
        </w:tc>
      </w:tr>
      <w:tr w:rsidR="005F075E" w:rsidRPr="00C910C4" w14:paraId="2581A461"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70DFE5F7"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8861B9B" w14:textId="420746F5"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Epoch Relative [h]</w:t>
            </w:r>
          </w:p>
        </w:tc>
        <w:tc>
          <w:tcPr>
            <w:tcW w:w="630" w:type="dxa"/>
            <w:shd w:val="clear" w:color="auto" w:fill="FFFFFF"/>
          </w:tcPr>
          <w:p w14:paraId="3B83C29A" w14:textId="448ACC7A"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C</w:t>
            </w:r>
          </w:p>
        </w:tc>
        <w:tc>
          <w:tcPr>
            <w:tcW w:w="7646" w:type="dxa"/>
            <w:shd w:val="clear" w:color="auto" w:fill="FFFFFF"/>
          </w:tcPr>
          <w:p w14:paraId="0955A20F" w14:textId="4676543F" w:rsidR="005F075E" w:rsidRPr="006B277D" w:rsidRDefault="005F075E" w:rsidP="006B277D">
            <w:pPr>
              <w:pStyle w:val="PreformattatoHTML"/>
              <w:rPr>
                <w:rFonts w:ascii="Calibri" w:hAnsi="Calibri" w:cs="Calibri"/>
                <w:color w:val="000000"/>
                <w:sz w:val="22"/>
                <w:szCs w:val="22"/>
              </w:rPr>
            </w:pPr>
            <w:r w:rsidRPr="006B277D">
              <w:rPr>
                <w:rFonts w:ascii="Calibri" w:hAnsi="Calibri" w:cs="Calibri"/>
                <w:color w:val="000000"/>
                <w:sz w:val="22"/>
                <w:szCs w:val="22"/>
              </w:rPr>
              <w:t>Ephemeris time</w:t>
            </w:r>
            <w:commentRangeStart w:id="184"/>
            <w:r w:rsidRPr="006B277D">
              <w:rPr>
                <w:rFonts w:ascii="Calibri" w:hAnsi="Calibri" w:cs="Calibri"/>
                <w:color w:val="000000"/>
                <w:sz w:val="22"/>
                <w:szCs w:val="22"/>
              </w:rPr>
              <w:t>(</w:t>
            </w:r>
            <w:r>
              <w:rPr>
                <w:rFonts w:ascii="Calibri" w:hAnsi="Calibri" w:cs="Calibri"/>
                <w:color w:val="000000"/>
                <w:sz w:val="22"/>
                <w:szCs w:val="22"/>
              </w:rPr>
              <w:t>h</w:t>
            </w:r>
            <w:r w:rsidRPr="006B277D">
              <w:rPr>
                <w:rFonts w:ascii="Calibri" w:hAnsi="Calibri" w:cs="Calibri"/>
                <w:color w:val="000000"/>
                <w:sz w:val="22"/>
                <w:szCs w:val="22"/>
              </w:rPr>
              <w:t>) expressed as ephemeris seconds</w:t>
            </w:r>
            <w:r>
              <w:rPr>
                <w:rFonts w:ascii="Calibri" w:hAnsi="Calibri" w:cs="Calibri"/>
                <w:color w:val="000000"/>
                <w:sz w:val="22"/>
                <w:szCs w:val="22"/>
              </w:rPr>
              <w:t xml:space="preserve"> </w:t>
            </w:r>
            <w:commentRangeEnd w:id="184"/>
            <w:r w:rsidR="003F6FFE">
              <w:rPr>
                <w:rStyle w:val="Rimandocommento"/>
                <w:rFonts w:ascii="Calibri" w:eastAsia="Calibri" w:hAnsi="Calibri" w:cs="Calibri"/>
                <w:lang w:eastAsia="it-IT"/>
              </w:rPr>
              <w:commentReference w:id="184"/>
            </w:r>
            <w:r w:rsidRPr="006B277D">
              <w:rPr>
                <w:rFonts w:ascii="Calibri" w:hAnsi="Calibri" w:cs="Calibri"/>
                <w:color w:val="000000"/>
                <w:sz w:val="22"/>
                <w:szCs w:val="22"/>
              </w:rPr>
              <w:t>past J2000</w:t>
            </w:r>
            <w:r>
              <w:rPr>
                <w:rFonts w:ascii="Calibri" w:hAnsi="Calibri" w:cs="Calibri"/>
                <w:color w:val="000000"/>
                <w:sz w:val="22"/>
                <w:szCs w:val="22"/>
              </w:rPr>
              <w:t xml:space="preserve"> relative to the beginning of the simulation</w:t>
            </w:r>
            <w:r w:rsidRPr="006B277D">
              <w:rPr>
                <w:rFonts w:ascii="Calibri" w:hAnsi="Calibri" w:cs="Calibri"/>
                <w:color w:val="000000"/>
                <w:sz w:val="22"/>
                <w:szCs w:val="22"/>
              </w:rPr>
              <w:t>.</w:t>
            </w:r>
          </w:p>
          <w:p w14:paraId="3536C12A" w14:textId="77777777" w:rsidR="005F075E" w:rsidRDefault="005F075E" w:rsidP="006B277D">
            <w:pPr>
              <w:jc w:val="left"/>
              <w:rPr>
                <w:rFonts w:eastAsia="Times New Roman"/>
                <w:color w:val="000000"/>
                <w:sz w:val="22"/>
                <w:szCs w:val="22"/>
                <w:lang w:eastAsia="en-US"/>
              </w:rPr>
            </w:pPr>
            <w:r>
              <w:rPr>
                <w:rFonts w:eastAsia="Times New Roman"/>
                <w:color w:val="000000"/>
                <w:sz w:val="22"/>
                <w:szCs w:val="22"/>
                <w:lang w:eastAsia="en-US"/>
              </w:rPr>
              <w:t>i.e.</w:t>
            </w:r>
          </w:p>
          <w:p w14:paraId="2BDDF249" w14:textId="275F19D4" w:rsidR="005F075E" w:rsidRPr="00C910C4" w:rsidRDefault="005F075E" w:rsidP="006B277D">
            <w:pPr>
              <w:jc w:val="right"/>
              <w:rPr>
                <w:rFonts w:eastAsia="Times New Roman"/>
                <w:color w:val="000000"/>
                <w:sz w:val="22"/>
                <w:szCs w:val="22"/>
                <w:lang w:eastAsia="en-US"/>
              </w:rPr>
            </w:pPr>
            <w:r w:rsidRPr="00034581">
              <w:rPr>
                <w:rFonts w:eastAsia="Times New Roman"/>
                <w:color w:val="000000"/>
                <w:sz w:val="22"/>
                <w:szCs w:val="22"/>
                <w:lang w:eastAsia="en-US"/>
              </w:rPr>
              <w:t>0</w:t>
            </w:r>
          </w:p>
        </w:tc>
      </w:tr>
      <w:tr w:rsidR="00BD42AE" w:rsidRPr="00C910C4" w14:paraId="09B1C37E" w14:textId="77777777" w:rsidTr="000D2988">
        <w:trPr>
          <w:cantSplit/>
          <w:trHeight w:val="1134"/>
        </w:trPr>
        <w:tc>
          <w:tcPr>
            <w:tcW w:w="935" w:type="dxa"/>
            <w:vMerge w:val="restart"/>
            <w:shd w:val="clear" w:color="auto" w:fill="538135" w:themeFill="accent6" w:themeFillShade="BF"/>
            <w:textDirection w:val="btLr"/>
            <w:hideMark/>
          </w:tcPr>
          <w:p w14:paraId="5D162C0E" w14:textId="77777777" w:rsidR="00BD42AE" w:rsidRPr="00C910C4" w:rsidRDefault="00BD42A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Distances</w:t>
            </w:r>
          </w:p>
        </w:tc>
        <w:tc>
          <w:tcPr>
            <w:tcW w:w="864" w:type="dxa"/>
            <w:shd w:val="clear" w:color="auto" w:fill="FFFFFF"/>
            <w:noWrap/>
            <w:tcMar>
              <w:top w:w="15" w:type="dxa"/>
              <w:left w:w="15" w:type="dxa"/>
              <w:bottom w:w="0" w:type="dxa"/>
              <w:right w:w="15" w:type="dxa"/>
            </w:tcMar>
            <w:textDirection w:val="btLr"/>
            <w:vAlign w:val="bottom"/>
            <w:hideMark/>
          </w:tcPr>
          <w:p w14:paraId="36A50FE5"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SurfDist</w:t>
            </w:r>
            <w:proofErr w:type="spellEnd"/>
            <w:r w:rsidRPr="0017646C">
              <w:rPr>
                <w:rFonts w:eastAsia="Times New Roman"/>
                <w:color w:val="000000"/>
                <w:sz w:val="20"/>
                <w:szCs w:val="20"/>
                <w:lang w:eastAsia="en-US"/>
              </w:rPr>
              <w:t xml:space="preserve"> [km]</w:t>
            </w:r>
          </w:p>
        </w:tc>
        <w:tc>
          <w:tcPr>
            <w:tcW w:w="630" w:type="dxa"/>
            <w:shd w:val="clear" w:color="auto" w:fill="FFFFFF"/>
          </w:tcPr>
          <w:p w14:paraId="0A3045E9" w14:textId="02A3C27A"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D</w:t>
            </w:r>
          </w:p>
        </w:tc>
        <w:tc>
          <w:tcPr>
            <w:tcW w:w="7646" w:type="dxa"/>
            <w:shd w:val="clear" w:color="auto" w:fill="FFFFFF"/>
            <w:hideMark/>
          </w:tcPr>
          <w:p w14:paraId="363E61E2" w14:textId="30712EBF"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Surface distance in </w:t>
            </w:r>
            <w:ins w:id="185" w:author="Romolo Politi" w:date="2022-11-17T09:46:00Z">
              <w:r w:rsidR="003F6FFE">
                <w:rPr>
                  <w:rFonts w:eastAsia="Times New Roman"/>
                  <w:color w:val="000000"/>
                  <w:sz w:val="22"/>
                  <w:szCs w:val="22"/>
                  <w:lang w:eastAsia="en-US"/>
                </w:rPr>
                <w:t>k</w:t>
              </w:r>
            </w:ins>
            <w:del w:id="186" w:author="Romolo Politi" w:date="2022-11-17T09:46:00Z">
              <w:r w:rsidDel="003F6FFE">
                <w:rPr>
                  <w:rFonts w:eastAsia="Times New Roman"/>
                  <w:color w:val="000000"/>
                  <w:sz w:val="22"/>
                  <w:szCs w:val="22"/>
                  <w:lang w:eastAsia="en-US"/>
                </w:rPr>
                <w:delText>K</w:delText>
              </w:r>
            </w:del>
            <w:r>
              <w:rPr>
                <w:rFonts w:eastAsia="Times New Roman"/>
                <w:color w:val="000000"/>
                <w:sz w:val="22"/>
                <w:szCs w:val="22"/>
                <w:lang w:eastAsia="en-US"/>
              </w:rPr>
              <w:t xml:space="preserve">m </w:t>
            </w:r>
            <w:del w:id="187" w:author="Romolo Politi" w:date="2022-11-17T09:46:00Z">
              <w:r w:rsidDel="003F6FFE">
                <w:rPr>
                  <w:rFonts w:eastAsia="Times New Roman"/>
                  <w:color w:val="000000"/>
                  <w:sz w:val="22"/>
                  <w:szCs w:val="22"/>
                  <w:lang w:eastAsia="en-US"/>
                </w:rPr>
                <w:delText>respect</w:delText>
              </w:r>
            </w:del>
            <w:ins w:id="188" w:author="Romolo Politi" w:date="2022-11-17T09:46:00Z">
              <w:r w:rsidR="003F6FFE">
                <w:rPr>
                  <w:rFonts w:eastAsia="Times New Roman"/>
                  <w:color w:val="000000"/>
                  <w:sz w:val="22"/>
                  <w:szCs w:val="22"/>
                  <w:lang w:eastAsia="en-US"/>
                </w:rPr>
                <w:t>respects</w:t>
              </w:r>
            </w:ins>
            <w:r>
              <w:rPr>
                <w:rFonts w:eastAsia="Times New Roman"/>
                <w:color w:val="000000"/>
                <w:sz w:val="22"/>
                <w:szCs w:val="22"/>
                <w:lang w:eastAsia="en-US"/>
              </w:rPr>
              <w:t xml:space="preserve"> the observer. </w:t>
            </w:r>
            <w:ins w:id="189" w:author="Romolo Politi" w:date="2022-11-17T09:47:00Z">
              <w:r w:rsidR="003F6FFE">
                <w:rPr>
                  <w:rFonts w:eastAsia="Times New Roman"/>
                  <w:color w:val="000000"/>
                  <w:sz w:val="22"/>
                  <w:szCs w:val="22"/>
                  <w:lang w:eastAsia="en-US"/>
                </w:rPr>
                <w:t xml:space="preserve">The </w:t>
              </w:r>
            </w:ins>
            <w:del w:id="190" w:author="Romolo Politi" w:date="2022-11-17T09:47:00Z">
              <w:r w:rsidDel="003F6FFE">
                <w:rPr>
                  <w:rFonts w:eastAsia="Times New Roman"/>
                  <w:color w:val="000000"/>
                  <w:sz w:val="22"/>
                  <w:szCs w:val="22"/>
                  <w:lang w:eastAsia="en-US"/>
                </w:rPr>
                <w:delText>S</w:delText>
              </w:r>
            </w:del>
            <w:ins w:id="191" w:author="Romolo Politi" w:date="2022-11-17T09:47:00Z">
              <w:r w:rsidR="003F6FFE">
                <w:rPr>
                  <w:rFonts w:eastAsia="Times New Roman"/>
                  <w:color w:val="000000"/>
                  <w:sz w:val="22"/>
                  <w:szCs w:val="22"/>
                  <w:lang w:eastAsia="en-US"/>
                </w:rPr>
                <w:t>s</w:t>
              </w:r>
            </w:ins>
            <w:r>
              <w:rPr>
                <w:rFonts w:eastAsia="Times New Roman"/>
                <w:color w:val="000000"/>
                <w:sz w:val="22"/>
                <w:szCs w:val="22"/>
                <w:lang w:eastAsia="en-US"/>
              </w:rPr>
              <w:t xml:space="preserve">urface is </w:t>
            </w:r>
            <w:del w:id="192" w:author="Romolo Politi" w:date="2022-11-17T09:47:00Z">
              <w:r w:rsidDel="003F6FFE">
                <w:rPr>
                  <w:rFonts w:eastAsia="Times New Roman"/>
                  <w:color w:val="000000"/>
                  <w:sz w:val="22"/>
                  <w:szCs w:val="22"/>
                  <w:lang w:eastAsia="en-US"/>
                </w:rPr>
                <w:delText xml:space="preserve">considered </w:delText>
              </w:r>
            </w:del>
            <w:r>
              <w:rPr>
                <w:rFonts w:eastAsia="Times New Roman"/>
                <w:color w:val="000000"/>
                <w:sz w:val="22"/>
                <w:szCs w:val="22"/>
                <w:lang w:eastAsia="en-US"/>
              </w:rPr>
              <w:t xml:space="preserve">as defined in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36B8176C" w14:textId="066EAB64"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5EB1D8D8" w14:textId="6EF330CB" w:rsidR="00BD42AE" w:rsidRDefault="00BD42AE" w:rsidP="00034581">
            <w:pPr>
              <w:jc w:val="right"/>
              <w:rPr>
                <w:rFonts w:eastAsia="Times New Roman"/>
                <w:color w:val="000000"/>
                <w:sz w:val="22"/>
                <w:szCs w:val="22"/>
                <w:lang w:eastAsia="en-US"/>
              </w:rPr>
            </w:pPr>
            <w:r w:rsidRPr="00034581">
              <w:rPr>
                <w:rFonts w:eastAsia="Times New Roman"/>
                <w:color w:val="000000"/>
                <w:sz w:val="22"/>
                <w:szCs w:val="22"/>
                <w:lang w:eastAsia="en-US"/>
              </w:rPr>
              <w:t>615.575775884503</w:t>
            </w:r>
          </w:p>
          <w:p w14:paraId="755F92DD" w14:textId="075082D7" w:rsidR="00BD42AE" w:rsidRPr="00C910C4" w:rsidRDefault="00BD42AE" w:rsidP="00C910C4">
            <w:pPr>
              <w:jc w:val="left"/>
              <w:rPr>
                <w:rFonts w:eastAsia="Times New Roman"/>
                <w:color w:val="000000"/>
                <w:sz w:val="22"/>
                <w:szCs w:val="22"/>
                <w:lang w:eastAsia="en-US"/>
              </w:rPr>
            </w:pPr>
          </w:p>
        </w:tc>
      </w:tr>
      <w:tr w:rsidR="00BD42AE" w:rsidRPr="00C910C4" w14:paraId="0FD65CF1" w14:textId="77777777" w:rsidTr="00863CD0">
        <w:trPr>
          <w:cantSplit/>
          <w:trHeight w:val="1134"/>
        </w:trPr>
        <w:tc>
          <w:tcPr>
            <w:tcW w:w="935" w:type="dxa"/>
            <w:vMerge/>
            <w:shd w:val="clear" w:color="auto" w:fill="538135" w:themeFill="accent6" w:themeFillShade="BF"/>
            <w:textDirection w:val="btLr"/>
          </w:tcPr>
          <w:p w14:paraId="3BF200B5"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1808F0"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p>
          <w:p w14:paraId="218B41C6" w14:textId="6BB987B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w:t>
            </w:r>
            <w:proofErr w:type="spellStart"/>
            <w:r w:rsidRPr="0017646C">
              <w:rPr>
                <w:rFonts w:eastAsia="Times New Roman"/>
                <w:color w:val="000000"/>
                <w:sz w:val="20"/>
                <w:szCs w:val="20"/>
                <w:lang w:eastAsia="en-US"/>
              </w:rPr>
              <w:t>Dist</w:t>
            </w:r>
            <w:proofErr w:type="spellEnd"/>
          </w:p>
          <w:p w14:paraId="4E1205CE" w14:textId="3F1B9E0D"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D638A82" w14:textId="6BF14C34" w:rsidR="00BD42AE" w:rsidRPr="00C910C4" w:rsidRDefault="00BD42AE" w:rsidP="006B277D">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8E52E48" w14:textId="25A319B5"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Distance in </w:t>
            </w:r>
            <w:ins w:id="193" w:author="Romolo Politi" w:date="2022-11-17T09:46:00Z">
              <w:r w:rsidR="003F6FFE">
                <w:rPr>
                  <w:rFonts w:eastAsia="Times New Roman"/>
                  <w:color w:val="000000"/>
                  <w:sz w:val="22"/>
                  <w:szCs w:val="22"/>
                  <w:lang w:eastAsia="en-US"/>
                </w:rPr>
                <w:t>k</w:t>
              </w:r>
            </w:ins>
            <w:del w:id="194" w:author="Romolo Politi" w:date="2022-11-17T09:46:00Z">
              <w:r w:rsidDel="003F6FFE">
                <w:rPr>
                  <w:rFonts w:eastAsia="Times New Roman"/>
                  <w:color w:val="000000"/>
                  <w:sz w:val="22"/>
                  <w:szCs w:val="22"/>
                  <w:lang w:eastAsia="en-US"/>
                </w:rPr>
                <w:delText>K</w:delText>
              </w:r>
            </w:del>
            <w:r>
              <w:rPr>
                <w:rFonts w:eastAsia="Times New Roman"/>
                <w:color w:val="000000"/>
                <w:sz w:val="22"/>
                <w:szCs w:val="22"/>
                <w:lang w:eastAsia="en-US"/>
              </w:rPr>
              <w:t xml:space="preserve">m of the </w:t>
            </w:r>
            <w:proofErr w:type="spellStart"/>
            <w:r>
              <w:rPr>
                <w:rFonts w:eastAsia="Times New Roman"/>
                <w:color w:val="000000"/>
                <w:sz w:val="22"/>
                <w:szCs w:val="22"/>
                <w:lang w:eastAsia="en-US"/>
              </w:rPr>
              <w:t>subnadiral</w:t>
            </w:r>
            <w:proofErr w:type="spellEnd"/>
            <w:r>
              <w:rPr>
                <w:rFonts w:eastAsia="Times New Roman"/>
                <w:color w:val="000000"/>
                <w:sz w:val="22"/>
                <w:szCs w:val="22"/>
                <w:lang w:eastAsia="en-US"/>
              </w:rPr>
              <w:t xml:space="preserve"> point respect the observer. </w:t>
            </w:r>
          </w:p>
          <w:p w14:paraId="6D09EEE8" w14:textId="1D38D564"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 xml:space="preserve">Note </w:t>
            </w:r>
            <w:ins w:id="195" w:author="Romolo Politi" w:date="2022-11-17T09:48:00Z">
              <w:r w:rsidR="003F6FFE">
                <w:rPr>
                  <w:rFonts w:eastAsia="Times New Roman"/>
                  <w:color w:val="000000"/>
                  <w:sz w:val="22"/>
                  <w:szCs w:val="22"/>
                  <w:lang w:eastAsia="en-US"/>
                </w:rPr>
                <w:t>:</w:t>
              </w:r>
            </w:ins>
            <w:del w:id="196" w:author="Romolo Politi" w:date="2022-11-17T09:48:00Z">
              <w:r w:rsidDel="003F6FFE">
                <w:rPr>
                  <w:rFonts w:eastAsia="Times New Roman"/>
                  <w:color w:val="000000"/>
                  <w:sz w:val="22"/>
                  <w:szCs w:val="22"/>
                  <w:lang w:eastAsia="en-US"/>
                </w:rPr>
                <w:delText xml:space="preserve">that </w:delText>
              </w:r>
            </w:del>
            <w:r>
              <w:rPr>
                <w:rFonts w:eastAsia="Times New Roman"/>
                <w:color w:val="000000"/>
                <w:sz w:val="22"/>
                <w:szCs w:val="22"/>
                <w:lang w:eastAsia="en-US"/>
              </w:rPr>
              <w:t>the emission angle has a strong impact on th</w:t>
            </w:r>
            <w:ins w:id="197" w:author="Romolo Politi" w:date="2022-11-17T09:48:00Z">
              <w:r w:rsidR="003F6FFE">
                <w:rPr>
                  <w:rFonts w:eastAsia="Times New Roman"/>
                  <w:color w:val="000000"/>
                  <w:sz w:val="22"/>
                  <w:szCs w:val="22"/>
                  <w:lang w:eastAsia="en-US"/>
                </w:rPr>
                <w:t>e</w:t>
              </w:r>
            </w:ins>
            <w:del w:id="198" w:author="Romolo Politi" w:date="2022-11-17T09:48:00Z">
              <w:r w:rsidDel="003F6FFE">
                <w:rPr>
                  <w:rFonts w:eastAsia="Times New Roman"/>
                  <w:color w:val="000000"/>
                  <w:sz w:val="22"/>
                  <w:szCs w:val="22"/>
                  <w:lang w:eastAsia="en-US"/>
                </w:rPr>
                <w:delText>is</w:delText>
              </w:r>
            </w:del>
            <w:r>
              <w:rPr>
                <w:rFonts w:eastAsia="Times New Roman"/>
                <w:color w:val="000000"/>
                <w:sz w:val="22"/>
                <w:szCs w:val="22"/>
                <w:lang w:eastAsia="en-US"/>
              </w:rPr>
              <w:t xml:space="preserve"> distance.</w:t>
            </w:r>
          </w:p>
          <w:p w14:paraId="52E3BBDE"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247598D0" w14:textId="194D536D" w:rsidR="00BD42AE" w:rsidRPr="00C910C4" w:rsidRDefault="00BD42AE"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BD42AE" w:rsidRPr="00C910C4" w14:paraId="6A69B141" w14:textId="77777777" w:rsidTr="00BD42AE">
        <w:trPr>
          <w:cantSplit/>
          <w:trHeight w:val="709"/>
        </w:trPr>
        <w:tc>
          <w:tcPr>
            <w:tcW w:w="935" w:type="dxa"/>
            <w:vMerge/>
            <w:tcBorders>
              <w:bottom w:val="single" w:sz="4" w:space="0" w:color="auto"/>
            </w:tcBorders>
            <w:shd w:val="clear" w:color="auto" w:fill="538135" w:themeFill="accent6" w:themeFillShade="BF"/>
            <w:textDirection w:val="btLr"/>
          </w:tcPr>
          <w:p w14:paraId="6095FDD6" w14:textId="77777777" w:rsidR="00BD42AE" w:rsidRPr="00C910C4" w:rsidRDefault="00BD42A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463B09C" w14:textId="77777777" w:rsidR="00BD42AE" w:rsidRPr="0017646C" w:rsidRDefault="00BD42A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Terget</w:t>
            </w:r>
            <w:proofErr w:type="spellEnd"/>
          </w:p>
          <w:p w14:paraId="02B3E21A" w14:textId="688A9193"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2Sun</w:t>
            </w:r>
          </w:p>
          <w:p w14:paraId="7537E2F7" w14:textId="3B056CE1" w:rsidR="00BD42AE" w:rsidRPr="0017646C" w:rsidRDefault="00BD42A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C0B10F8" w14:textId="5A2EB6F3" w:rsidR="00BD42AE" w:rsidRDefault="00BD42AE" w:rsidP="006B277D">
            <w:pPr>
              <w:jc w:val="center"/>
              <w:rPr>
                <w:rFonts w:eastAsia="Times New Roman"/>
                <w:color w:val="000000"/>
                <w:sz w:val="22"/>
                <w:szCs w:val="22"/>
                <w:lang w:eastAsia="en-US"/>
              </w:rPr>
            </w:pPr>
            <w:r>
              <w:rPr>
                <w:rFonts w:eastAsia="Times New Roman"/>
                <w:color w:val="000000"/>
                <w:sz w:val="22"/>
                <w:szCs w:val="22"/>
                <w:lang w:eastAsia="en-US"/>
              </w:rPr>
              <w:t>Z</w:t>
            </w:r>
          </w:p>
        </w:tc>
        <w:tc>
          <w:tcPr>
            <w:tcW w:w="7646" w:type="dxa"/>
            <w:shd w:val="clear" w:color="auto" w:fill="FFFFFF"/>
          </w:tcPr>
          <w:p w14:paraId="27B31514" w14:textId="50C9EA25"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Distance in km between the observer and the Sun</w:t>
            </w:r>
          </w:p>
          <w:p w14:paraId="2FBA91B5" w14:textId="77777777" w:rsidR="00BD42AE" w:rsidRDefault="00BD42AE" w:rsidP="00C910C4">
            <w:pPr>
              <w:jc w:val="left"/>
              <w:rPr>
                <w:rFonts w:eastAsia="Times New Roman"/>
                <w:color w:val="000000"/>
                <w:sz w:val="22"/>
                <w:szCs w:val="22"/>
                <w:lang w:eastAsia="en-US"/>
              </w:rPr>
            </w:pPr>
            <w:r>
              <w:rPr>
                <w:rFonts w:eastAsia="Times New Roman"/>
                <w:color w:val="000000"/>
                <w:sz w:val="22"/>
                <w:szCs w:val="22"/>
                <w:lang w:eastAsia="en-US"/>
              </w:rPr>
              <w:t>i.e.</w:t>
            </w:r>
          </w:p>
          <w:p w14:paraId="4F96E205" w14:textId="4C02B415" w:rsidR="00BD42AE"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48465621.1868789</w:t>
            </w:r>
          </w:p>
        </w:tc>
      </w:tr>
      <w:tr w:rsidR="005F075E" w:rsidRPr="00C910C4" w14:paraId="79DE559E" w14:textId="77777777" w:rsidTr="000D2988">
        <w:trPr>
          <w:cantSplit/>
          <w:trHeight w:val="1134"/>
        </w:trPr>
        <w:tc>
          <w:tcPr>
            <w:tcW w:w="935" w:type="dxa"/>
            <w:vMerge w:val="restart"/>
            <w:shd w:val="clear" w:color="auto" w:fill="538135" w:themeFill="accent6" w:themeFillShade="BF"/>
            <w:textDirection w:val="btLr"/>
            <w:hideMark/>
          </w:tcPr>
          <w:p w14:paraId="03A57B17"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Boresight</w:t>
            </w:r>
          </w:p>
        </w:tc>
        <w:tc>
          <w:tcPr>
            <w:tcW w:w="864" w:type="dxa"/>
            <w:shd w:val="clear" w:color="auto" w:fill="FFFFFF"/>
            <w:noWrap/>
            <w:tcMar>
              <w:top w:w="15" w:type="dxa"/>
              <w:left w:w="15" w:type="dxa"/>
              <w:bottom w:w="0" w:type="dxa"/>
              <w:right w:w="15" w:type="dxa"/>
            </w:tcMar>
            <w:textDirection w:val="btLr"/>
            <w:vAlign w:val="bottom"/>
            <w:hideMark/>
          </w:tcPr>
          <w:p w14:paraId="1BC88E6C"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Bor</w:t>
            </w:r>
            <w:proofErr w:type="spellEnd"/>
          </w:p>
          <w:p w14:paraId="7E6FCB50" w14:textId="31260CD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57CEE059" w14:textId="216B5B4D"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E-F</w:t>
            </w:r>
          </w:p>
        </w:tc>
        <w:tc>
          <w:tcPr>
            <w:tcW w:w="7646" w:type="dxa"/>
            <w:shd w:val="clear" w:color="auto" w:fill="FFFFFF"/>
            <w:hideMark/>
          </w:tcPr>
          <w:p w14:paraId="388BA01F" w14:textId="46200C0D"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Latitude and longitude [</w:t>
            </w:r>
            <w:ins w:id="199" w:author="Romolo Politi" w:date="2022-11-17T09:48:00Z">
              <w:r w:rsidR="003F6FFE">
                <w:rPr>
                  <w:rFonts w:eastAsia="Times New Roman"/>
                  <w:color w:val="000000"/>
                  <w:sz w:val="22"/>
                  <w:szCs w:val="22"/>
                  <w:lang w:eastAsia="en-US"/>
                </w:rPr>
                <w:t>deg</w:t>
              </w:r>
            </w:ins>
            <w:del w:id="200" w:author="Romolo Politi" w:date="2022-11-17T09:48:00Z">
              <w:r w:rsidDel="003F6FFE">
                <w:rPr>
                  <w:rFonts w:eastAsia="Times New Roman"/>
                  <w:color w:val="000000"/>
                  <w:sz w:val="22"/>
                  <w:szCs w:val="22"/>
                  <w:lang w:eastAsia="en-US"/>
                </w:rPr>
                <w:delText>°</w:delText>
              </w:r>
            </w:del>
            <w:r>
              <w:rPr>
                <w:rFonts w:eastAsia="Times New Roman"/>
                <w:color w:val="000000"/>
                <w:sz w:val="22"/>
                <w:szCs w:val="22"/>
                <w:lang w:eastAsia="en-US"/>
              </w:rPr>
              <w:t xml:space="preserve">] </w:t>
            </w:r>
            <w:del w:id="201" w:author="Romolo Politi" w:date="2022-11-17T09:49:00Z">
              <w:r w:rsidDel="003F6FFE">
                <w:rPr>
                  <w:rFonts w:eastAsia="Times New Roman"/>
                  <w:color w:val="000000"/>
                  <w:sz w:val="22"/>
                  <w:szCs w:val="22"/>
                  <w:lang w:eastAsia="en-US"/>
                </w:rPr>
                <w:delText xml:space="preserve">in </w:delText>
              </w:r>
            </w:del>
            <w:ins w:id="202" w:author="Romolo Politi" w:date="2022-11-17T09:49:00Z">
              <w:r w:rsidR="003F6FFE">
                <w:rPr>
                  <w:rFonts w:eastAsia="Times New Roman"/>
                  <w:color w:val="000000"/>
                  <w:sz w:val="22"/>
                  <w:szCs w:val="22"/>
                  <w:lang w:eastAsia="en-US"/>
                </w:rPr>
                <w:t xml:space="preserve">of </w:t>
              </w:r>
            </w:ins>
            <w:r>
              <w:rPr>
                <w:rFonts w:eastAsia="Times New Roman"/>
                <w:color w:val="000000"/>
                <w:sz w:val="22"/>
                <w:szCs w:val="22"/>
                <w:lang w:eastAsia="en-US"/>
              </w:rPr>
              <w:t xml:space="preserve">the </w:t>
            </w:r>
            <w:ins w:id="203" w:author="Romolo Politi" w:date="2022-11-17T09:51:00Z">
              <w:r w:rsidR="004D1866">
                <w:rPr>
                  <w:rFonts w:eastAsia="Times New Roman"/>
                  <w:color w:val="000000"/>
                  <w:sz w:val="22"/>
                  <w:szCs w:val="22"/>
                  <w:lang w:eastAsia="en-US"/>
                </w:rPr>
                <w:t xml:space="preserve">intersection </w:t>
              </w:r>
            </w:ins>
            <w:r>
              <w:rPr>
                <w:rFonts w:eastAsia="Times New Roman"/>
                <w:color w:val="000000"/>
                <w:sz w:val="22"/>
                <w:szCs w:val="22"/>
                <w:lang w:eastAsia="en-US"/>
              </w:rPr>
              <w:t>poi</w:t>
            </w:r>
            <w:ins w:id="204" w:author="Romolo Politi" w:date="2022-11-17T09:53:00Z">
              <w:r w:rsidR="004D1866">
                <w:rPr>
                  <w:rFonts w:eastAsia="Times New Roman"/>
                  <w:color w:val="000000"/>
                  <w:sz w:val="22"/>
                  <w:szCs w:val="22"/>
                  <w:lang w:eastAsia="en-US"/>
                </w:rPr>
                <w:t>nt</w:t>
              </w:r>
            </w:ins>
            <w:del w:id="205" w:author="Romolo Politi" w:date="2022-11-17T09:53:00Z">
              <w:r w:rsidDel="004D1866">
                <w:rPr>
                  <w:rFonts w:eastAsia="Times New Roman"/>
                  <w:color w:val="000000"/>
                  <w:sz w:val="22"/>
                  <w:szCs w:val="22"/>
                  <w:lang w:eastAsia="en-US"/>
                </w:rPr>
                <w:delText>nt defi</w:delText>
              </w:r>
            </w:del>
            <w:del w:id="206" w:author="Romolo Politi" w:date="2022-11-17T09:52:00Z">
              <w:r w:rsidDel="004D1866">
                <w:rPr>
                  <w:rFonts w:eastAsia="Times New Roman"/>
                  <w:color w:val="000000"/>
                  <w:sz w:val="22"/>
                  <w:szCs w:val="22"/>
                  <w:lang w:eastAsia="en-US"/>
                </w:rPr>
                <w:delText>ned by the intercept</w:delText>
              </w:r>
            </w:del>
            <w:r>
              <w:rPr>
                <w:rFonts w:eastAsia="Times New Roman"/>
                <w:color w:val="000000"/>
                <w:sz w:val="22"/>
                <w:szCs w:val="22"/>
                <w:lang w:eastAsia="en-US"/>
              </w:rPr>
              <w:t xml:space="preserve"> 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31210CD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21D7B17A" w14:textId="7905762B"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67.92225657</w:t>
            </w:r>
            <w:r w:rsidRPr="00034581">
              <w:rPr>
                <w:rFonts w:eastAsia="Times New Roman"/>
                <w:color w:val="000000"/>
                <w:sz w:val="22"/>
                <w:szCs w:val="22"/>
                <w:lang w:eastAsia="en-US"/>
              </w:rPr>
              <w:tab/>
              <w:t>45.96994191</w:t>
            </w:r>
          </w:p>
        </w:tc>
      </w:tr>
      <w:tr w:rsidR="005F075E" w:rsidRPr="00C910C4" w14:paraId="1A1734A0" w14:textId="77777777" w:rsidTr="000D2988">
        <w:trPr>
          <w:cantSplit/>
          <w:trHeight w:val="1134"/>
        </w:trPr>
        <w:tc>
          <w:tcPr>
            <w:tcW w:w="935" w:type="dxa"/>
            <w:vMerge/>
            <w:shd w:val="clear" w:color="auto" w:fill="538135" w:themeFill="accent6" w:themeFillShade="BF"/>
            <w:textDirection w:val="btLr"/>
          </w:tcPr>
          <w:p w14:paraId="4A5C06F6"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07C1CEC5"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Radius</w:t>
            </w:r>
          </w:p>
          <w:p w14:paraId="79C1F73A" w14:textId="59074A7F"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   </w:t>
            </w:r>
            <w:proofErr w:type="spellStart"/>
            <w:r w:rsidRPr="0017646C">
              <w:rPr>
                <w:rFonts w:eastAsia="Times New Roman"/>
                <w:color w:val="000000"/>
                <w:sz w:val="20"/>
                <w:szCs w:val="20"/>
                <w:lang w:eastAsia="en-US"/>
              </w:rPr>
              <w:t>B</w:t>
            </w:r>
            <w:r w:rsidR="00F071D0" w:rsidRPr="0017646C">
              <w:rPr>
                <w:rFonts w:eastAsia="Times New Roman"/>
                <w:color w:val="000000"/>
                <w:sz w:val="20"/>
                <w:szCs w:val="20"/>
                <w:lang w:eastAsia="en-US"/>
              </w:rPr>
              <w:t>o</w:t>
            </w:r>
            <w:r w:rsidRPr="0017646C">
              <w:rPr>
                <w:rFonts w:eastAsia="Times New Roman"/>
                <w:color w:val="000000"/>
                <w:sz w:val="20"/>
                <w:szCs w:val="20"/>
                <w:lang w:eastAsia="en-US"/>
              </w:rPr>
              <w:t>r</w:t>
            </w:r>
            <w:proofErr w:type="spellEnd"/>
          </w:p>
          <w:p w14:paraId="4783F5FD" w14:textId="00954698"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24C6AB2C" w14:textId="2E9A6421" w:rsidR="005F075E" w:rsidRPr="00C910C4" w:rsidRDefault="005F075E" w:rsidP="006B277D">
            <w:pPr>
              <w:jc w:val="center"/>
              <w:rPr>
                <w:rFonts w:eastAsia="Times New Roman"/>
                <w:color w:val="000000"/>
                <w:sz w:val="22"/>
                <w:szCs w:val="22"/>
                <w:lang w:eastAsia="en-US"/>
              </w:rPr>
            </w:pPr>
            <w:r>
              <w:rPr>
                <w:rFonts w:eastAsia="Times New Roman"/>
                <w:color w:val="000000"/>
                <w:sz w:val="22"/>
                <w:szCs w:val="22"/>
                <w:lang w:eastAsia="en-US"/>
              </w:rPr>
              <w:t>G</w:t>
            </w:r>
          </w:p>
        </w:tc>
        <w:tc>
          <w:tcPr>
            <w:tcW w:w="7646" w:type="dxa"/>
            <w:shd w:val="clear" w:color="auto" w:fill="FFFFFF"/>
          </w:tcPr>
          <w:p w14:paraId="7643B105" w14:textId="6E8A0501"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Ra</w:t>
            </w:r>
            <w:ins w:id="207" w:author="Romolo Politi" w:date="2022-11-17T09:50:00Z">
              <w:r w:rsidR="003F6FFE">
                <w:rPr>
                  <w:rFonts w:eastAsia="Times New Roman"/>
                  <w:color w:val="000000"/>
                  <w:sz w:val="22"/>
                  <w:szCs w:val="22"/>
                  <w:lang w:eastAsia="en-US"/>
                </w:rPr>
                <w:t>dius</w:t>
              </w:r>
            </w:ins>
            <w:del w:id="208" w:author="Romolo Politi" w:date="2022-11-17T09:49:00Z">
              <w:r w:rsidDel="003F6FFE">
                <w:rPr>
                  <w:rFonts w:eastAsia="Times New Roman"/>
                  <w:color w:val="000000"/>
                  <w:sz w:val="22"/>
                  <w:szCs w:val="22"/>
                  <w:lang w:eastAsia="en-US"/>
                </w:rPr>
                <w:delText>y</w:delText>
              </w:r>
            </w:del>
            <w:r>
              <w:rPr>
                <w:rFonts w:eastAsia="Times New Roman"/>
                <w:color w:val="000000"/>
                <w:sz w:val="22"/>
                <w:szCs w:val="22"/>
                <w:lang w:eastAsia="en-US"/>
              </w:rPr>
              <w:t xml:space="preserve"> of the planet in the </w:t>
            </w:r>
            <w:ins w:id="209" w:author="Romolo Politi" w:date="2022-11-17T09:55:00Z">
              <w:r w:rsidR="004D20D2">
                <w:rPr>
                  <w:rFonts w:eastAsia="Times New Roman"/>
                  <w:color w:val="000000"/>
                  <w:sz w:val="22"/>
                  <w:szCs w:val="22"/>
                  <w:lang w:eastAsia="en-US"/>
                </w:rPr>
                <w:t xml:space="preserve">intersection </w:t>
              </w:r>
            </w:ins>
            <w:r>
              <w:rPr>
                <w:rFonts w:eastAsia="Times New Roman"/>
                <w:color w:val="000000"/>
                <w:sz w:val="22"/>
                <w:szCs w:val="22"/>
                <w:lang w:eastAsia="en-US"/>
              </w:rPr>
              <w:t xml:space="preserve">point </w:t>
            </w:r>
            <w:del w:id="210" w:author="Romolo Politi" w:date="2022-11-17T09:55:00Z">
              <w:r w:rsidDel="004D20D2">
                <w:rPr>
                  <w:rFonts w:eastAsia="Times New Roman"/>
                  <w:color w:val="000000"/>
                  <w:sz w:val="22"/>
                  <w:szCs w:val="22"/>
                  <w:lang w:eastAsia="en-US"/>
                </w:rPr>
                <w:delText xml:space="preserve">in the point defined by the intercept </w:delText>
              </w:r>
            </w:del>
            <w:r>
              <w:rPr>
                <w:rFonts w:eastAsia="Times New Roman"/>
                <w:color w:val="000000"/>
                <w:sz w:val="22"/>
                <w:szCs w:val="22"/>
                <w:lang w:eastAsia="en-US"/>
              </w:rPr>
              <w:t xml:space="preserve">between the instrument boresight and the surface considered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w:instrText>
            </w:r>
            <w:r w:rsidR="00F071D0">
              <w:rPr>
                <w:rFonts w:eastAsia="Times New Roman"/>
                <w:color w:val="000000"/>
                <w:sz w:val="22"/>
                <w:szCs w:val="22"/>
                <w:lang w:eastAsia="en-US"/>
              </w:rPr>
              <w:instrText xml:space="preserve">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1DEAFD49" w14:textId="77777777" w:rsidR="005F075E" w:rsidRDefault="005F075E" w:rsidP="00034581">
            <w:pPr>
              <w:jc w:val="left"/>
              <w:rPr>
                <w:rFonts w:eastAsia="Times New Roman"/>
                <w:color w:val="000000"/>
                <w:sz w:val="22"/>
                <w:szCs w:val="22"/>
                <w:lang w:eastAsia="en-US"/>
              </w:rPr>
            </w:pPr>
            <w:r>
              <w:rPr>
                <w:rFonts w:eastAsia="Times New Roman"/>
                <w:color w:val="000000"/>
                <w:sz w:val="22"/>
                <w:szCs w:val="22"/>
                <w:lang w:eastAsia="en-US"/>
              </w:rPr>
              <w:t>i.e.</w:t>
            </w:r>
          </w:p>
          <w:p w14:paraId="2C80D6F5" w14:textId="4720E41F"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2439.7</w:t>
            </w:r>
          </w:p>
        </w:tc>
      </w:tr>
      <w:tr w:rsidR="005F075E" w:rsidRPr="00C910C4" w14:paraId="3E5D4107" w14:textId="77777777" w:rsidTr="000D2988">
        <w:trPr>
          <w:cantSplit/>
          <w:trHeight w:val="1134"/>
        </w:trPr>
        <w:tc>
          <w:tcPr>
            <w:tcW w:w="935" w:type="dxa"/>
            <w:vMerge/>
            <w:tcBorders>
              <w:bottom w:val="nil"/>
            </w:tcBorders>
            <w:shd w:val="clear" w:color="auto" w:fill="538135" w:themeFill="accent6" w:themeFillShade="BF"/>
            <w:textDirection w:val="btLr"/>
          </w:tcPr>
          <w:p w14:paraId="2BB37DF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126CF91F" w14:textId="799DD9A6"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Phase,Solar,Emiss</w:t>
            </w:r>
            <w:proofErr w:type="spellEnd"/>
          </w:p>
          <w:p w14:paraId="64D5FE9A"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Bor</w:t>
            </w:r>
            <w:proofErr w:type="spellEnd"/>
          </w:p>
          <w:p w14:paraId="1FF3BA15" w14:textId="3D9A55AF"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74FE832B" w14:textId="6FB032E2"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H-I-J</w:t>
            </w:r>
          </w:p>
        </w:tc>
        <w:tc>
          <w:tcPr>
            <w:tcW w:w="7646" w:type="dxa"/>
            <w:tcBorders>
              <w:bottom w:val="single" w:sz="4" w:space="0" w:color="auto"/>
            </w:tcBorders>
            <w:shd w:val="clear" w:color="auto" w:fill="FFFFFF"/>
          </w:tcPr>
          <w:p w14:paraId="26B50561" w14:textId="7FD4BAE9" w:rsidR="005F075E" w:rsidRDefault="005F075E" w:rsidP="00034581">
            <w:pPr>
              <w:pStyle w:val="PreformattatoHTML"/>
              <w:rPr>
                <w:rFonts w:ascii="Calibri" w:hAnsi="Calibri" w:cs="Calibri"/>
                <w:color w:val="000000"/>
                <w:sz w:val="22"/>
                <w:szCs w:val="22"/>
              </w:rPr>
            </w:pPr>
            <w:r w:rsidRPr="00034581">
              <w:rPr>
                <w:rFonts w:ascii="Calibri" w:hAnsi="Calibri" w:cs="Calibri"/>
                <w:color w:val="000000"/>
                <w:sz w:val="22"/>
                <w:szCs w:val="22"/>
              </w:rPr>
              <w:t xml:space="preserve">the illumination angles in the </w:t>
            </w:r>
            <w:ins w:id="211" w:author="Romolo Politi" w:date="2022-11-17T09:55:00Z">
              <w:r w:rsidR="004D20D2">
                <w:rPr>
                  <w:rFonts w:ascii="Calibri" w:hAnsi="Calibri" w:cs="Calibri"/>
                  <w:color w:val="000000"/>
                  <w:sz w:val="22"/>
                  <w:szCs w:val="22"/>
                </w:rPr>
                <w:t>in</w:t>
              </w:r>
            </w:ins>
            <w:ins w:id="212" w:author="Romolo Politi" w:date="2022-11-17T09:56:00Z">
              <w:r w:rsidR="004D20D2">
                <w:rPr>
                  <w:rFonts w:ascii="Calibri" w:hAnsi="Calibri" w:cs="Calibri"/>
                  <w:color w:val="000000"/>
                  <w:sz w:val="22"/>
                  <w:szCs w:val="22"/>
                </w:rPr>
                <w:t xml:space="preserve">tersection </w:t>
              </w:r>
            </w:ins>
            <w:r w:rsidRPr="00034581">
              <w:rPr>
                <w:rFonts w:ascii="Calibri" w:hAnsi="Calibri" w:cs="Calibri"/>
                <w:color w:val="000000"/>
                <w:sz w:val="22"/>
                <w:szCs w:val="22"/>
              </w:rPr>
              <w:t xml:space="preserve">point </w:t>
            </w:r>
            <w:del w:id="213" w:author="Romolo Politi" w:date="2022-11-17T09:56:00Z">
              <w:r w:rsidRPr="00034581" w:rsidDel="004D20D2">
                <w:rPr>
                  <w:rFonts w:ascii="Calibri" w:hAnsi="Calibri" w:cs="Calibri"/>
                  <w:color w:val="000000"/>
                  <w:sz w:val="22"/>
                  <w:szCs w:val="22"/>
                </w:rPr>
                <w:delText xml:space="preserve">defined by the intercept </w:delText>
              </w:r>
            </w:del>
            <w:r w:rsidRPr="00034581">
              <w:rPr>
                <w:rFonts w:ascii="Calibri" w:hAnsi="Calibri" w:cs="Calibri"/>
                <w:color w:val="000000"/>
                <w:sz w:val="22"/>
                <w:szCs w:val="22"/>
              </w:rPr>
              <w:t xml:space="preserve">between the instrument boresight and the surface. Bot the surface and the aberration corrections considered are defined in Section </w:t>
            </w:r>
            <w:r w:rsidRPr="00034581">
              <w:rPr>
                <w:rFonts w:ascii="Calibri" w:hAnsi="Calibri" w:cs="Calibri"/>
                <w:color w:val="000000"/>
                <w:sz w:val="22"/>
                <w:szCs w:val="22"/>
              </w:rPr>
              <w:fldChar w:fldCharType="begin"/>
            </w:r>
            <w:r w:rsidRPr="00034581">
              <w:rPr>
                <w:rFonts w:ascii="Calibri" w:hAnsi="Calibri" w:cs="Calibri"/>
                <w:color w:val="000000"/>
                <w:sz w:val="22"/>
                <w:szCs w:val="22"/>
              </w:rPr>
              <w:instrText xml:space="preserve"> REF _Ref119394794 \r \h </w:instrText>
            </w:r>
            <w:r>
              <w:rPr>
                <w:rFonts w:ascii="Calibri" w:hAnsi="Calibri" w:cs="Calibri"/>
                <w:color w:val="000000"/>
                <w:sz w:val="22"/>
                <w:szCs w:val="22"/>
              </w:rPr>
              <w:instrText xml:space="preserve"> \* MERGEFORMAT </w:instrText>
            </w:r>
            <w:r w:rsidRPr="00034581">
              <w:rPr>
                <w:rFonts w:ascii="Calibri" w:hAnsi="Calibri" w:cs="Calibri"/>
                <w:color w:val="000000"/>
                <w:sz w:val="22"/>
                <w:szCs w:val="22"/>
              </w:rPr>
            </w:r>
            <w:r w:rsidRPr="00034581">
              <w:rPr>
                <w:rFonts w:ascii="Calibri" w:hAnsi="Calibri" w:cs="Calibri"/>
                <w:color w:val="000000"/>
                <w:sz w:val="22"/>
                <w:szCs w:val="22"/>
              </w:rPr>
              <w:fldChar w:fldCharType="separate"/>
            </w:r>
            <w:r w:rsidRPr="00034581">
              <w:rPr>
                <w:rFonts w:ascii="Calibri" w:hAnsi="Calibri" w:cs="Calibri"/>
                <w:color w:val="000000"/>
                <w:sz w:val="22"/>
                <w:szCs w:val="22"/>
              </w:rPr>
              <w:t>2.1</w:t>
            </w:r>
            <w:r w:rsidRPr="00034581">
              <w:rPr>
                <w:rFonts w:ascii="Calibri" w:hAnsi="Calibri" w:cs="Calibri"/>
                <w:color w:val="000000"/>
                <w:sz w:val="22"/>
                <w:szCs w:val="22"/>
              </w:rPr>
              <w:fldChar w:fldCharType="end"/>
            </w:r>
            <w:r>
              <w:rPr>
                <w:rFonts w:ascii="Calibri" w:hAnsi="Calibri" w:cs="Calibri"/>
                <w:color w:val="000000"/>
                <w:sz w:val="22"/>
                <w:szCs w:val="22"/>
              </w:rPr>
              <w:t>:</w:t>
            </w:r>
          </w:p>
          <w:p w14:paraId="111EBD59" w14:textId="012E4AFF" w:rsidR="005F075E" w:rsidRPr="005F075E" w:rsidRDefault="005F075E" w:rsidP="005F075E">
            <w:pPr>
              <w:pStyle w:val="PreformattatoHTML"/>
              <w:numPr>
                <w:ilvl w:val="0"/>
                <w:numId w:val="18"/>
              </w:numPr>
              <w:rPr>
                <w:rFonts w:ascii="Calibri" w:hAnsi="Calibri" w:cs="Calibri"/>
                <w:color w:val="000000"/>
                <w:sz w:val="22"/>
                <w:szCs w:val="22"/>
              </w:rPr>
            </w:pPr>
            <w:r w:rsidRPr="005F075E">
              <w:rPr>
                <w:rFonts w:ascii="Calibri" w:hAnsi="Calibri" w:cs="Calibri"/>
                <w:color w:val="000000"/>
                <w:sz w:val="22"/>
                <w:szCs w:val="22"/>
              </w:rPr>
              <w:t xml:space="preserve">phase angle is the angle between the </w:t>
            </w:r>
            <w:r>
              <w:rPr>
                <w:rFonts w:ascii="Calibri" w:hAnsi="Calibri" w:cs="Calibri"/>
                <w:color w:val="000000"/>
                <w:sz w:val="22"/>
                <w:szCs w:val="22"/>
              </w:rPr>
              <w:t>‘boresight intercept’</w:t>
            </w:r>
            <w:r w:rsidRPr="005F075E">
              <w:rPr>
                <w:rFonts w:ascii="Calibri" w:hAnsi="Calibri" w:cs="Calibri"/>
                <w:color w:val="000000"/>
                <w:sz w:val="22"/>
                <w:szCs w:val="22"/>
              </w:rPr>
              <w:t>-'obs</w:t>
            </w:r>
            <w:r>
              <w:rPr>
                <w:rFonts w:ascii="Calibri" w:hAnsi="Calibri" w:cs="Calibri"/>
                <w:color w:val="000000"/>
                <w:sz w:val="22"/>
                <w:szCs w:val="22"/>
              </w:rPr>
              <w:t>e</w:t>
            </w:r>
            <w:r w:rsidRPr="005F075E">
              <w:rPr>
                <w:rFonts w:ascii="Calibri" w:hAnsi="Calibri" w:cs="Calibri"/>
                <w:color w:val="000000"/>
                <w:sz w:val="22"/>
                <w:szCs w:val="22"/>
              </w:rPr>
              <w:t>rv</w:t>
            </w:r>
            <w:r>
              <w:rPr>
                <w:rFonts w:ascii="Calibri" w:hAnsi="Calibri" w:cs="Calibri"/>
                <w:color w:val="000000"/>
                <w:sz w:val="22"/>
                <w:szCs w:val="22"/>
              </w:rPr>
              <w:t>e</w:t>
            </w:r>
            <w:r w:rsidRPr="005F075E">
              <w:rPr>
                <w:rFonts w:ascii="Calibri" w:hAnsi="Calibri" w:cs="Calibri"/>
                <w:color w:val="000000"/>
                <w:sz w:val="22"/>
                <w:szCs w:val="22"/>
              </w:rPr>
              <w:t>r' vector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'phase' is [0, 180].</w:t>
            </w:r>
          </w:p>
          <w:p w14:paraId="37AFB247" w14:textId="2E114A22" w:rsidR="005F075E" w:rsidRPr="005F075E" w:rsidRDefault="005F075E" w:rsidP="005F075E">
            <w:pPr>
              <w:pStyle w:val="PreformattatoHTML"/>
              <w:numPr>
                <w:ilvl w:val="0"/>
                <w:numId w:val="18"/>
              </w:numPr>
              <w:rPr>
                <w:rFonts w:ascii="Calibri" w:hAnsi="Calibri" w:cs="Calibri"/>
                <w:color w:val="000000"/>
                <w:sz w:val="22"/>
                <w:szCs w:val="22"/>
              </w:rPr>
            </w:pPr>
            <w:r>
              <w:rPr>
                <w:rFonts w:ascii="Calibri" w:hAnsi="Calibri" w:cs="Calibri"/>
                <w:color w:val="000000"/>
                <w:sz w:val="22"/>
                <w:szCs w:val="22"/>
              </w:rPr>
              <w:t xml:space="preserve">Solar </w:t>
            </w:r>
            <w:r w:rsidRPr="005F075E">
              <w:rPr>
                <w:rFonts w:ascii="Calibri" w:hAnsi="Calibri" w:cs="Calibri"/>
                <w:color w:val="000000"/>
                <w:sz w:val="22"/>
                <w:szCs w:val="22"/>
              </w:rPr>
              <w:t xml:space="preserve">angle </w:t>
            </w:r>
            <w:r>
              <w:rPr>
                <w:rFonts w:ascii="Calibri" w:hAnsi="Calibri" w:cs="Calibri"/>
                <w:color w:val="000000"/>
                <w:sz w:val="22"/>
                <w:szCs w:val="22"/>
              </w:rPr>
              <w:t>(called incidence</w:t>
            </w:r>
            <w:del w:id="214" w:author="Romolo Politi" w:date="2022-11-17T09:56:00Z">
              <w:r w:rsidDel="004D20D2">
                <w:rPr>
                  <w:rFonts w:ascii="Calibri" w:hAnsi="Calibri" w:cs="Calibri"/>
                  <w:color w:val="000000"/>
                  <w:sz w:val="22"/>
                  <w:szCs w:val="22"/>
                </w:rPr>
                <w:delText xml:space="preserve"> </w:delText>
              </w:r>
            </w:del>
            <w:r>
              <w:rPr>
                <w:rFonts w:ascii="Calibri" w:hAnsi="Calibri" w:cs="Calibri"/>
                <w:color w:val="000000"/>
                <w:sz w:val="22"/>
                <w:szCs w:val="22"/>
              </w:rPr>
              <w:t xml:space="preserv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'-sun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47749A45" w14:textId="6772F488" w:rsidR="005F075E" w:rsidRPr="005F075E" w:rsidRDefault="005F075E" w:rsidP="00C910C4">
            <w:pPr>
              <w:pStyle w:val="PreformattatoHTML"/>
              <w:numPr>
                <w:ilvl w:val="0"/>
                <w:numId w:val="18"/>
              </w:numPr>
              <w:rPr>
                <w:rFonts w:ascii="Calibri" w:hAnsi="Calibri" w:cs="Calibri"/>
                <w:color w:val="000000"/>
                <w:sz w:val="22"/>
                <w:szCs w:val="22"/>
              </w:rPr>
            </w:pPr>
            <w:r>
              <w:rPr>
                <w:rFonts w:ascii="Calibri" w:hAnsi="Calibri" w:cs="Calibri"/>
                <w:color w:val="000000"/>
                <w:sz w:val="22"/>
                <w:szCs w:val="22"/>
              </w:rPr>
              <w:t xml:space="preserve">Emission </w:t>
            </w:r>
            <w:r w:rsidRPr="005F075E">
              <w:rPr>
                <w:rFonts w:ascii="Calibri" w:hAnsi="Calibri" w:cs="Calibri"/>
                <w:color w:val="000000"/>
                <w:sz w:val="22"/>
                <w:szCs w:val="22"/>
              </w:rPr>
              <w:t xml:space="preserve">angle </w:t>
            </w:r>
            <w:r>
              <w:rPr>
                <w:rFonts w:ascii="Calibri" w:hAnsi="Calibri" w:cs="Calibri"/>
                <w:color w:val="000000"/>
                <w:sz w:val="22"/>
                <w:szCs w:val="22"/>
              </w:rPr>
              <w:t xml:space="preserve">(called </w:t>
            </w:r>
            <w:commentRangeStart w:id="215"/>
            <w:r>
              <w:rPr>
                <w:rFonts w:ascii="Calibri" w:hAnsi="Calibri" w:cs="Calibri"/>
                <w:color w:val="000000"/>
                <w:sz w:val="22"/>
                <w:szCs w:val="22"/>
              </w:rPr>
              <w:t>incidence</w:t>
            </w:r>
            <w:commentRangeEnd w:id="215"/>
            <w:r w:rsidR="004D20D2">
              <w:rPr>
                <w:rStyle w:val="Rimandocommento"/>
                <w:rFonts w:ascii="Calibri" w:eastAsia="Calibri" w:hAnsi="Calibri" w:cs="Calibri"/>
                <w:lang w:eastAsia="it-IT"/>
              </w:rPr>
              <w:commentReference w:id="215"/>
            </w:r>
            <w:del w:id="216" w:author="Romolo Politi" w:date="2022-11-17T09:57:00Z">
              <w:r w:rsidDel="004D20D2">
                <w:rPr>
                  <w:rFonts w:ascii="Calibri" w:hAnsi="Calibri" w:cs="Calibri"/>
                  <w:color w:val="000000"/>
                  <w:sz w:val="22"/>
                  <w:szCs w:val="22"/>
                </w:rPr>
                <w:delText xml:space="preserve"> </w:delText>
              </w:r>
            </w:del>
            <w:r>
              <w:rPr>
                <w:rFonts w:ascii="Calibri" w:hAnsi="Calibri" w:cs="Calibri"/>
                <w:color w:val="000000"/>
                <w:sz w:val="22"/>
                <w:szCs w:val="22"/>
              </w:rPr>
              <w:t xml:space="preserve">) </w:t>
            </w:r>
            <w:r w:rsidRPr="005F075E">
              <w:rPr>
                <w:rFonts w:ascii="Calibri" w:hAnsi="Calibri" w:cs="Calibri"/>
                <w:color w:val="000000"/>
                <w:sz w:val="22"/>
                <w:szCs w:val="22"/>
              </w:rPr>
              <w:t>is the angle between the</w:t>
            </w:r>
            <w:r>
              <w:rPr>
                <w:rFonts w:ascii="Calibri" w:hAnsi="Calibri" w:cs="Calibri"/>
                <w:color w:val="000000"/>
                <w:sz w:val="22"/>
                <w:szCs w:val="22"/>
              </w:rPr>
              <w:t xml:space="preserve"> surface normal</w:t>
            </w:r>
            <w:r w:rsidRPr="005F075E">
              <w:rPr>
                <w:rFonts w:ascii="Calibri" w:hAnsi="Calibri" w:cs="Calibri"/>
                <w:color w:val="000000"/>
                <w:sz w:val="22"/>
                <w:szCs w:val="22"/>
              </w:rPr>
              <w:t xml:space="preserve"> </w:t>
            </w:r>
            <w:r>
              <w:rPr>
                <w:rFonts w:ascii="Calibri" w:hAnsi="Calibri" w:cs="Calibri"/>
                <w:color w:val="000000"/>
                <w:sz w:val="22"/>
                <w:szCs w:val="22"/>
              </w:rPr>
              <w:t>at ‘boresight intercept’</w:t>
            </w:r>
            <w:r w:rsidRPr="005F075E">
              <w:rPr>
                <w:rFonts w:ascii="Calibri" w:hAnsi="Calibri" w:cs="Calibri"/>
                <w:color w:val="000000"/>
                <w:sz w:val="22"/>
                <w:szCs w:val="22"/>
              </w:rPr>
              <w:t xml:space="preserve"> and the '</w:t>
            </w:r>
            <w:r>
              <w:rPr>
                <w:rFonts w:ascii="Calibri" w:hAnsi="Calibri" w:cs="Calibri"/>
                <w:color w:val="000000"/>
                <w:sz w:val="22"/>
                <w:szCs w:val="22"/>
              </w:rPr>
              <w:t xml:space="preserve"> boresight intercept</w:t>
            </w:r>
            <w:r w:rsidRPr="005F075E">
              <w:rPr>
                <w:rFonts w:ascii="Calibri" w:hAnsi="Calibri" w:cs="Calibri"/>
                <w:color w:val="000000"/>
                <w:sz w:val="22"/>
                <w:szCs w:val="22"/>
              </w:rPr>
              <w:t xml:space="preserve"> '-</w:t>
            </w:r>
            <w:r>
              <w:rPr>
                <w:rFonts w:ascii="Calibri" w:hAnsi="Calibri" w:cs="Calibri"/>
                <w:color w:val="000000"/>
                <w:sz w:val="22"/>
                <w:szCs w:val="22"/>
              </w:rPr>
              <w:t>observer</w:t>
            </w:r>
            <w:r w:rsidRPr="005F075E">
              <w:rPr>
                <w:rFonts w:ascii="Calibri" w:hAnsi="Calibri" w:cs="Calibri"/>
                <w:color w:val="000000"/>
                <w:sz w:val="22"/>
                <w:szCs w:val="22"/>
              </w:rPr>
              <w:t xml:space="preserve"> vector.</w:t>
            </w:r>
            <w:r>
              <w:rPr>
                <w:rFonts w:ascii="Calibri" w:hAnsi="Calibri" w:cs="Calibri"/>
                <w:color w:val="000000"/>
                <w:sz w:val="22"/>
                <w:szCs w:val="22"/>
              </w:rPr>
              <w:t xml:space="preserve"> </w:t>
            </w:r>
            <w:r w:rsidRPr="005F075E">
              <w:rPr>
                <w:rFonts w:ascii="Calibri" w:hAnsi="Calibri" w:cs="Calibri"/>
                <w:color w:val="000000"/>
                <w:sz w:val="22"/>
                <w:szCs w:val="22"/>
              </w:rPr>
              <w:t>Units are in degree. The range of '</w:t>
            </w:r>
            <w:r>
              <w:rPr>
                <w:rFonts w:ascii="Calibri" w:hAnsi="Calibri" w:cs="Calibri"/>
                <w:color w:val="000000"/>
                <w:sz w:val="22"/>
                <w:szCs w:val="22"/>
              </w:rPr>
              <w:t>solar</w:t>
            </w:r>
            <w:r w:rsidRPr="005F075E">
              <w:rPr>
                <w:rFonts w:ascii="Calibri" w:hAnsi="Calibri" w:cs="Calibri"/>
                <w:color w:val="000000"/>
                <w:sz w:val="22"/>
                <w:szCs w:val="22"/>
              </w:rPr>
              <w:t>' is [0, 180].</w:t>
            </w:r>
          </w:p>
          <w:p w14:paraId="154B6E46" w14:textId="77777777" w:rsidR="005F075E" w:rsidRDefault="005F075E" w:rsidP="00C910C4">
            <w:pPr>
              <w:jc w:val="left"/>
              <w:rPr>
                <w:rFonts w:eastAsia="Times New Roman"/>
                <w:color w:val="000000"/>
                <w:sz w:val="22"/>
                <w:szCs w:val="22"/>
                <w:lang w:eastAsia="en-US"/>
              </w:rPr>
            </w:pPr>
            <w:r>
              <w:rPr>
                <w:rFonts w:eastAsia="Times New Roman"/>
                <w:color w:val="000000"/>
                <w:sz w:val="22"/>
                <w:szCs w:val="22"/>
                <w:lang w:eastAsia="en-US"/>
              </w:rPr>
              <w:t>i.e.</w:t>
            </w:r>
          </w:p>
          <w:p w14:paraId="64367332" w14:textId="07F127F0" w:rsidR="005F075E" w:rsidRPr="00C910C4" w:rsidRDefault="005F075E" w:rsidP="00034581">
            <w:pPr>
              <w:jc w:val="right"/>
              <w:rPr>
                <w:rFonts w:eastAsia="Times New Roman"/>
                <w:color w:val="000000"/>
                <w:sz w:val="22"/>
                <w:szCs w:val="22"/>
                <w:lang w:eastAsia="en-US"/>
              </w:rPr>
            </w:pPr>
            <w:r w:rsidRPr="00034581">
              <w:rPr>
                <w:rFonts w:eastAsia="Times New Roman"/>
                <w:color w:val="000000"/>
                <w:sz w:val="22"/>
                <w:szCs w:val="22"/>
                <w:lang w:eastAsia="en-US"/>
              </w:rPr>
              <w:t>105.3840698</w:t>
            </w:r>
            <w:r w:rsidRPr="00034581">
              <w:rPr>
                <w:rFonts w:eastAsia="Times New Roman"/>
                <w:color w:val="000000"/>
                <w:sz w:val="22"/>
                <w:szCs w:val="22"/>
                <w:lang w:eastAsia="en-US"/>
              </w:rPr>
              <w:tab/>
              <w:t>105.2357071</w:t>
            </w:r>
            <w:r w:rsidRPr="00034581">
              <w:rPr>
                <w:rFonts w:eastAsia="Times New Roman"/>
                <w:color w:val="000000"/>
                <w:sz w:val="22"/>
                <w:szCs w:val="22"/>
                <w:lang w:eastAsia="en-US"/>
              </w:rPr>
              <w:tab/>
              <w:t>0.218767523</w:t>
            </w:r>
          </w:p>
        </w:tc>
      </w:tr>
      <w:tr w:rsidR="005F075E" w:rsidRPr="00C910C4" w14:paraId="75EA9DA4" w14:textId="77777777" w:rsidTr="000D2988">
        <w:trPr>
          <w:cantSplit/>
          <w:trHeight w:val="1134"/>
        </w:trPr>
        <w:tc>
          <w:tcPr>
            <w:tcW w:w="935" w:type="dxa"/>
            <w:vMerge w:val="restart"/>
            <w:shd w:val="clear" w:color="auto" w:fill="538135" w:themeFill="accent6" w:themeFillShade="BF"/>
            <w:textDirection w:val="btLr"/>
            <w:hideMark/>
          </w:tcPr>
          <w:p w14:paraId="6187895B" w14:textId="77777777" w:rsidR="005F075E" w:rsidRPr="00C910C4" w:rsidRDefault="005F075E" w:rsidP="005F075E">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Corners</w:t>
            </w:r>
          </w:p>
        </w:tc>
        <w:tc>
          <w:tcPr>
            <w:tcW w:w="864" w:type="dxa"/>
            <w:shd w:val="clear" w:color="auto" w:fill="FFFFFF"/>
            <w:noWrap/>
            <w:tcMar>
              <w:top w:w="15" w:type="dxa"/>
              <w:left w:w="15" w:type="dxa"/>
              <w:bottom w:w="0" w:type="dxa"/>
              <w:right w:w="15" w:type="dxa"/>
            </w:tcMar>
            <w:textDirection w:val="btLr"/>
            <w:vAlign w:val="bottom"/>
            <w:hideMark/>
          </w:tcPr>
          <w:p w14:paraId="423BD454"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p>
          <w:p w14:paraId="3D4C926E" w14:textId="77777777" w:rsidR="00F071D0"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Fo1</w:t>
            </w:r>
          </w:p>
          <w:p w14:paraId="27AD44BF" w14:textId="68CA8B3D"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FD40356" w14:textId="49525C81"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K-L</w:t>
            </w:r>
          </w:p>
        </w:tc>
        <w:tc>
          <w:tcPr>
            <w:tcW w:w="7646" w:type="dxa"/>
            <w:shd w:val="clear" w:color="auto" w:fill="FFFFFF"/>
            <w:hideMark/>
          </w:tcPr>
          <w:p w14:paraId="192E8B5F" w14:textId="39CA979C" w:rsidR="00F071D0" w:rsidRDefault="00F071D0" w:rsidP="005F075E">
            <w:pPr>
              <w:jc w:val="left"/>
              <w:rPr>
                <w:rFonts w:eastAsia="Times New Roman"/>
                <w:color w:val="000000"/>
                <w:sz w:val="22"/>
                <w:szCs w:val="22"/>
                <w:lang w:eastAsia="en-US"/>
              </w:rPr>
            </w:pPr>
            <w:del w:id="217" w:author="Romolo Politi" w:date="2022-11-17T09:59:00Z">
              <w:r w:rsidDel="004D20D2">
                <w:rPr>
                  <w:rFonts w:eastAsia="Times New Roman"/>
                  <w:color w:val="000000"/>
                  <w:sz w:val="22"/>
                  <w:szCs w:val="22"/>
                  <w:lang w:eastAsia="en-US"/>
                </w:rPr>
                <w:delText>The 4 points defined in the following 4 rows represent the intercept of t</w:delText>
              </w:r>
            </w:del>
            <w:del w:id="218" w:author="Romolo Politi" w:date="2022-11-17T10:07:00Z">
              <w:r w:rsidDel="007338CF">
                <w:rPr>
                  <w:rFonts w:eastAsia="Times New Roman"/>
                  <w:color w:val="000000"/>
                  <w:sz w:val="22"/>
                  <w:szCs w:val="22"/>
                  <w:lang w:eastAsia="en-US"/>
                </w:rPr>
                <w:delText xml:space="preserve">he 4 corner </w:delText>
              </w:r>
            </w:del>
            <w:del w:id="219" w:author="Romolo Politi" w:date="2022-11-17T10:00:00Z">
              <w:r w:rsidDel="004D20D2">
                <w:rPr>
                  <w:rFonts w:eastAsia="Times New Roman"/>
                  <w:color w:val="000000"/>
                  <w:sz w:val="22"/>
                  <w:szCs w:val="22"/>
                  <w:lang w:eastAsia="en-US"/>
                </w:rPr>
                <w:delText xml:space="preserve">which </w:delText>
              </w:r>
            </w:del>
            <w:del w:id="220" w:author="Romolo Politi" w:date="2022-11-17T10:02:00Z">
              <w:r w:rsidDel="004D20D2">
                <w:rPr>
                  <w:rFonts w:eastAsia="Times New Roman"/>
                  <w:color w:val="000000"/>
                  <w:sz w:val="22"/>
                  <w:szCs w:val="22"/>
                  <w:lang w:eastAsia="en-US"/>
                </w:rPr>
                <w:delText>de</w:delText>
              </w:r>
            </w:del>
            <w:del w:id="221" w:author="Romolo Politi" w:date="2022-11-17T10:01:00Z">
              <w:r w:rsidDel="004D20D2">
                <w:rPr>
                  <w:rFonts w:eastAsia="Times New Roman"/>
                  <w:color w:val="000000"/>
                  <w:sz w:val="22"/>
                  <w:szCs w:val="22"/>
                  <w:lang w:eastAsia="en-US"/>
                </w:rPr>
                <w:delText xml:space="preserve">fine the </w:delText>
              </w:r>
            </w:del>
            <w:del w:id="222" w:author="Romolo Politi" w:date="2022-11-17T10:07:00Z">
              <w:r w:rsidDel="007338CF">
                <w:rPr>
                  <w:rFonts w:eastAsia="Times New Roman"/>
                  <w:color w:val="000000"/>
                  <w:sz w:val="22"/>
                  <w:szCs w:val="22"/>
                  <w:lang w:eastAsia="en-US"/>
                </w:rPr>
                <w:delText>FoV o</w:delText>
              </w:r>
            </w:del>
            <w:del w:id="223" w:author="Romolo Politi" w:date="2022-11-17T10:03:00Z">
              <w:r w:rsidDel="004D20D2">
                <w:rPr>
                  <w:rFonts w:eastAsia="Times New Roman"/>
                  <w:color w:val="000000"/>
                  <w:sz w:val="22"/>
                  <w:szCs w:val="22"/>
                  <w:lang w:eastAsia="en-US"/>
                </w:rPr>
                <w:delText>f the in</w:delText>
              </w:r>
            </w:del>
            <w:del w:id="224" w:author="Romolo Politi" w:date="2022-11-17T10:07:00Z">
              <w:r w:rsidDel="007338CF">
                <w:rPr>
                  <w:rFonts w:eastAsia="Times New Roman"/>
                  <w:color w:val="000000"/>
                  <w:sz w:val="22"/>
                  <w:szCs w:val="22"/>
                  <w:lang w:eastAsia="en-US"/>
                </w:rPr>
                <w:delText>struments with the</w:delText>
              </w:r>
            </w:del>
            <w:ins w:id="225" w:author="Romolo Politi" w:date="2022-11-17T10:07:00Z">
              <w:r w:rsidR="007338CF">
                <w:t xml:space="preserve"> </w:t>
              </w:r>
              <w:r w:rsidR="007338CF" w:rsidRPr="007338CF">
                <w:rPr>
                  <w:rFonts w:eastAsia="Times New Roman"/>
                  <w:color w:val="000000"/>
                  <w:sz w:val="22"/>
                  <w:szCs w:val="22"/>
                  <w:lang w:eastAsia="en-US"/>
                </w:rPr>
                <w:t xml:space="preserve">The four corner coordinates  of the instrument </w:t>
              </w:r>
              <w:proofErr w:type="spellStart"/>
              <w:r w:rsidR="007338CF" w:rsidRPr="007338CF">
                <w:rPr>
                  <w:rFonts w:eastAsia="Times New Roman"/>
                  <w:color w:val="000000"/>
                  <w:sz w:val="22"/>
                  <w:szCs w:val="22"/>
                  <w:lang w:eastAsia="en-US"/>
                </w:rPr>
                <w:t>FoV</w:t>
              </w:r>
              <w:proofErr w:type="spellEnd"/>
              <w:r w:rsidR="007338CF" w:rsidRPr="007338CF">
                <w:rPr>
                  <w:rFonts w:eastAsia="Times New Roman"/>
                  <w:color w:val="000000"/>
                  <w:sz w:val="22"/>
                  <w:szCs w:val="22"/>
                  <w:lang w:eastAsia="en-US"/>
                </w:rPr>
                <w:t xml:space="preserve"> projection on the surface</w:t>
              </w:r>
            </w:ins>
            <w:r>
              <w:rPr>
                <w:rFonts w:eastAsia="Times New Roman"/>
                <w:color w:val="000000"/>
                <w:sz w:val="22"/>
                <w:szCs w:val="22"/>
                <w:lang w:eastAsia="en-US"/>
              </w:rPr>
              <w:t xml:space="preserve"> </w:t>
            </w:r>
            <w:del w:id="226" w:author="Romolo Politi" w:date="2022-11-17T10:08:00Z">
              <w:r w:rsidDel="007338CF">
                <w:rPr>
                  <w:rFonts w:eastAsia="Times New Roman"/>
                  <w:color w:val="000000"/>
                  <w:sz w:val="22"/>
                  <w:szCs w:val="22"/>
                  <w:lang w:eastAsia="en-US"/>
                </w:rPr>
                <w:delText xml:space="preserve">surface </w:delText>
              </w:r>
            </w:del>
            <w:r>
              <w:rPr>
                <w:rFonts w:eastAsia="Times New Roman"/>
                <w:color w:val="000000"/>
                <w:sz w:val="22"/>
                <w:szCs w:val="22"/>
                <w:lang w:eastAsia="en-US"/>
              </w:rPr>
              <w:t xml:space="preserve">(see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w:t>
            </w:r>
          </w:p>
          <w:p w14:paraId="41D9614A" w14:textId="7B9ECECA" w:rsidR="00F071D0" w:rsidRDefault="00F071D0" w:rsidP="005F075E">
            <w:pPr>
              <w:jc w:val="left"/>
              <w:rPr>
                <w:rFonts w:eastAsia="Times New Roman"/>
                <w:color w:val="000000"/>
                <w:sz w:val="22"/>
                <w:szCs w:val="22"/>
                <w:lang w:eastAsia="en-US"/>
              </w:rPr>
            </w:pPr>
            <w:r>
              <w:rPr>
                <w:rFonts w:eastAsia="Times New Roman"/>
                <w:color w:val="000000"/>
                <w:sz w:val="22"/>
                <w:szCs w:val="22"/>
                <w:lang w:eastAsia="en-US"/>
              </w:rPr>
              <w:t>Their order is defined at SK level. They represent the output of the following SK function:</w:t>
            </w:r>
          </w:p>
          <w:p w14:paraId="167009D4" w14:textId="5B1FDDB9" w:rsidR="00F071D0" w:rsidRDefault="00F071D0" w:rsidP="005F075E">
            <w:pPr>
              <w:jc w:val="left"/>
              <w:rPr>
                <w:rFonts w:eastAsia="Times New Roman"/>
                <w:color w:val="000000"/>
                <w:sz w:val="22"/>
                <w:szCs w:val="22"/>
                <w:lang w:eastAsia="en-US"/>
              </w:rPr>
            </w:pPr>
          </w:p>
          <w:tbl>
            <w:tblPr>
              <w:tblStyle w:val="Grigliatabella"/>
              <w:tblW w:w="0" w:type="auto"/>
              <w:jc w:val="center"/>
              <w:shd w:val="clear" w:color="auto" w:fill="000000" w:themeFill="text1"/>
              <w:tblLook w:val="04A0" w:firstRow="1" w:lastRow="0" w:firstColumn="1" w:lastColumn="0" w:noHBand="0" w:noVBand="1"/>
            </w:tblPr>
            <w:tblGrid>
              <w:gridCol w:w="6674"/>
            </w:tblGrid>
            <w:tr w:rsidR="00F071D0" w:rsidRPr="00F071D0" w14:paraId="3C4EC290" w14:textId="77777777" w:rsidTr="00134769">
              <w:trPr>
                <w:trHeight w:val="246"/>
                <w:jc w:val="center"/>
              </w:trPr>
              <w:tc>
                <w:tcPr>
                  <w:tcW w:w="6674" w:type="dxa"/>
                  <w:shd w:val="clear" w:color="auto" w:fill="000000" w:themeFill="text1"/>
                </w:tcPr>
                <w:p w14:paraId="35A2A989" w14:textId="6A1FCA21" w:rsidR="00F071D0" w:rsidRPr="00F071D0" w:rsidRDefault="00F071D0" w:rsidP="00134769">
                  <w:pPr>
                    <w:jc w:val="center"/>
                    <w:rPr>
                      <w:rFonts w:ascii="Courier New" w:eastAsia="Times New Roman" w:hAnsi="Courier New" w:cs="Courier New"/>
                      <w:color w:val="FFFFFF" w:themeColor="background1"/>
                      <w:sz w:val="18"/>
                      <w:szCs w:val="18"/>
                      <w:lang w:eastAsia="en-US"/>
                    </w:rPr>
                  </w:pPr>
                  <w:r w:rsidRPr="00F071D0">
                    <w:rPr>
                      <w:rFonts w:ascii="Courier New" w:eastAsia="Times New Roman" w:hAnsi="Courier New" w:cs="Courier New"/>
                      <w:color w:val="FFFFFF" w:themeColor="background1"/>
                      <w:sz w:val="18"/>
                      <w:szCs w:val="18"/>
                      <w:lang w:eastAsia="en-US"/>
                    </w:rPr>
                    <w:t xml:space="preserve">[shape, </w:t>
                  </w:r>
                  <w:proofErr w:type="spellStart"/>
                  <w:r w:rsidRPr="00F071D0">
                    <w:rPr>
                      <w:rFonts w:ascii="Courier New" w:eastAsia="Times New Roman" w:hAnsi="Courier New" w:cs="Courier New"/>
                      <w:color w:val="FFFFFF" w:themeColor="background1"/>
                      <w:sz w:val="18"/>
                      <w:szCs w:val="18"/>
                      <w:lang w:eastAsia="en-US"/>
                    </w:rPr>
                    <w:t>dref</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bsight</w:t>
                  </w:r>
                  <w:proofErr w:type="spellEnd"/>
                  <w:r w:rsidRPr="00F071D0">
                    <w:rPr>
                      <w:rFonts w:ascii="Courier New" w:eastAsia="Times New Roman" w:hAnsi="Courier New" w:cs="Courier New"/>
                      <w:color w:val="FFFFFF" w:themeColor="background1"/>
                      <w:sz w:val="18"/>
                      <w:szCs w:val="18"/>
                      <w:lang w:eastAsia="en-US"/>
                    </w:rPr>
                    <w:t xml:space="preserve">, bounds] = </w:t>
                  </w:r>
                  <w:proofErr w:type="spellStart"/>
                  <w:r w:rsidRPr="00F071D0">
                    <w:rPr>
                      <w:rFonts w:ascii="Courier New" w:eastAsia="Times New Roman" w:hAnsi="Courier New" w:cs="Courier New"/>
                      <w:color w:val="FFFFFF" w:themeColor="background1"/>
                      <w:sz w:val="18"/>
                      <w:szCs w:val="18"/>
                      <w:lang w:eastAsia="en-US"/>
                    </w:rPr>
                    <w:t>cspice_getfov</w:t>
                  </w:r>
                  <w:proofErr w:type="spellEnd"/>
                  <w:r w:rsidRPr="00F071D0">
                    <w:rPr>
                      <w:rFonts w:ascii="Courier New" w:eastAsia="Times New Roman" w:hAnsi="Courier New" w:cs="Courier New"/>
                      <w:color w:val="FFFFFF" w:themeColor="background1"/>
                      <w:sz w:val="18"/>
                      <w:szCs w:val="18"/>
                      <w:lang w:eastAsia="en-US"/>
                    </w:rPr>
                    <w:t xml:space="preserve">( </w:t>
                  </w:r>
                  <w:proofErr w:type="spellStart"/>
                  <w:r w:rsidRPr="00F071D0">
                    <w:rPr>
                      <w:rFonts w:ascii="Courier New" w:eastAsia="Times New Roman" w:hAnsi="Courier New" w:cs="Courier New"/>
                      <w:color w:val="FFFFFF" w:themeColor="background1"/>
                      <w:sz w:val="18"/>
                      <w:szCs w:val="18"/>
                      <w:lang w:eastAsia="en-US"/>
                    </w:rPr>
                    <w:t>instr_id</w:t>
                  </w:r>
                  <w:proofErr w:type="spellEnd"/>
                  <w:r w:rsidRPr="00F071D0">
                    <w:rPr>
                      <w:rFonts w:ascii="Courier New" w:eastAsia="Times New Roman" w:hAnsi="Courier New" w:cs="Courier New"/>
                      <w:color w:val="FFFFFF" w:themeColor="background1"/>
                      <w:sz w:val="18"/>
                      <w:szCs w:val="18"/>
                      <w:lang w:eastAsia="en-US"/>
                    </w:rPr>
                    <w:t>, 4)</w:t>
                  </w:r>
                </w:p>
              </w:tc>
            </w:tr>
          </w:tbl>
          <w:p w14:paraId="23F7AB4E" w14:textId="6F738941" w:rsidR="00F071D0" w:rsidRPr="00F071D0" w:rsidRDefault="00F071D0" w:rsidP="00F071D0">
            <w:pPr>
              <w:jc w:val="left"/>
              <w:rPr>
                <w:rFonts w:eastAsia="Times New Roman"/>
                <w:color w:val="000000"/>
                <w:sz w:val="22"/>
                <w:szCs w:val="22"/>
                <w:lang w:eastAsia="en-US"/>
              </w:rPr>
            </w:pPr>
          </w:p>
          <w:p w14:paraId="3E656C1D" w14:textId="63CF382D"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 xml:space="preserve">The output bounds represent 4 </w:t>
            </w:r>
            <w:proofErr w:type="spellStart"/>
            <w:r w:rsidRPr="00F071D0">
              <w:rPr>
                <w:rFonts w:eastAsia="Times New Roman"/>
                <w:color w:val="000000"/>
                <w:sz w:val="22"/>
                <w:szCs w:val="22"/>
                <w:lang w:eastAsia="en-US"/>
              </w:rPr>
              <w:t>versor</w:t>
            </w:r>
            <w:proofErr w:type="spellEnd"/>
            <w:r w:rsidR="000112B8">
              <w:rPr>
                <w:rFonts w:eastAsia="Times New Roman"/>
                <w:color w:val="000000"/>
                <w:sz w:val="22"/>
                <w:szCs w:val="22"/>
                <w:lang w:eastAsia="en-US"/>
              </w:rPr>
              <w:t xml:space="preserve"> (see </w:t>
            </w:r>
            <w:r w:rsidR="000112B8">
              <w:rPr>
                <w:rFonts w:eastAsia="Times New Roman"/>
                <w:color w:val="000000"/>
                <w:sz w:val="22"/>
                <w:szCs w:val="22"/>
                <w:lang w:eastAsia="en-US"/>
              </w:rPr>
              <w:fldChar w:fldCharType="begin"/>
            </w:r>
            <w:r w:rsidR="000112B8">
              <w:rPr>
                <w:rFonts w:eastAsia="Times New Roman"/>
                <w:color w:val="000000"/>
                <w:sz w:val="22"/>
                <w:szCs w:val="22"/>
                <w:lang w:eastAsia="en-US"/>
              </w:rPr>
              <w:instrText xml:space="preserve"> REF _Ref119399247 \h </w:instrText>
            </w:r>
            <w:r w:rsidR="000112B8">
              <w:rPr>
                <w:rFonts w:eastAsia="Times New Roman"/>
                <w:color w:val="000000"/>
                <w:sz w:val="22"/>
                <w:szCs w:val="22"/>
                <w:lang w:eastAsia="en-US"/>
              </w:rPr>
            </w:r>
            <w:r w:rsidR="000112B8">
              <w:rPr>
                <w:rFonts w:eastAsia="Times New Roman"/>
                <w:color w:val="000000"/>
                <w:sz w:val="22"/>
                <w:szCs w:val="22"/>
                <w:lang w:eastAsia="en-US"/>
              </w:rPr>
              <w:fldChar w:fldCharType="separate"/>
            </w:r>
            <w:r w:rsidR="000112B8" w:rsidRPr="000112B8">
              <w:rPr>
                <w:rFonts w:eastAsia="Times New Roman"/>
                <w:i/>
                <w:iCs/>
                <w:color w:val="000000"/>
                <w:sz w:val="22"/>
                <w:szCs w:val="22"/>
                <w:lang w:eastAsia="en-US"/>
              </w:rPr>
              <w:t>Figure 3</w:t>
            </w:r>
            <w:r w:rsidR="000112B8">
              <w:rPr>
                <w:rFonts w:eastAsia="Times New Roman"/>
                <w:color w:val="000000"/>
                <w:sz w:val="22"/>
                <w:szCs w:val="22"/>
                <w:lang w:eastAsia="en-US"/>
              </w:rPr>
              <w:fldChar w:fldCharType="end"/>
            </w:r>
            <w:r w:rsidR="000112B8">
              <w:rPr>
                <w:rFonts w:eastAsia="Times New Roman"/>
                <w:color w:val="000000"/>
                <w:sz w:val="22"/>
                <w:szCs w:val="22"/>
                <w:lang w:eastAsia="en-US"/>
              </w:rPr>
              <w:t>)</w:t>
            </w:r>
            <w:r w:rsidRPr="00F071D0">
              <w:rPr>
                <w:rFonts w:eastAsia="Times New Roman"/>
                <w:color w:val="000000"/>
                <w:sz w:val="22"/>
                <w:szCs w:val="22"/>
                <w:lang w:eastAsia="en-US"/>
              </w:rPr>
              <w:t>.</w:t>
            </w:r>
          </w:p>
          <w:p w14:paraId="446A5ED8" w14:textId="15B9E787" w:rsidR="00F071D0" w:rsidRPr="00F071D0" w:rsidRDefault="00F071D0" w:rsidP="00F071D0">
            <w:pPr>
              <w:jc w:val="left"/>
              <w:rPr>
                <w:rFonts w:eastAsia="Times New Roman"/>
                <w:color w:val="000000"/>
                <w:sz w:val="22"/>
                <w:szCs w:val="22"/>
                <w:lang w:eastAsia="en-US"/>
              </w:rPr>
            </w:pPr>
            <w:r w:rsidRPr="00F071D0">
              <w:rPr>
                <w:rFonts w:eastAsia="Times New Roman"/>
                <w:color w:val="000000"/>
                <w:sz w:val="22"/>
                <w:szCs w:val="22"/>
                <w:lang w:eastAsia="en-US"/>
              </w:rPr>
              <w:t>Fo1 is the first of these.</w:t>
            </w:r>
          </w:p>
          <w:p w14:paraId="5C46C391" w14:textId="607B5ADF"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w:t>
            </w:r>
            <w:r w:rsidR="00F071D0">
              <w:rPr>
                <w:rFonts w:eastAsia="Times New Roman"/>
                <w:color w:val="000000"/>
                <w:sz w:val="22"/>
                <w:szCs w:val="22"/>
                <w:lang w:eastAsia="en-US"/>
              </w:rPr>
              <w:t>Fo1 vector</w:t>
            </w:r>
            <w:del w:id="227" w:author="Romolo Politi" w:date="2022-11-17T10:09:00Z">
              <w:r w:rsidR="00F071D0" w:rsidDel="007338CF">
                <w:rPr>
                  <w:rFonts w:eastAsia="Times New Roman"/>
                  <w:color w:val="000000"/>
                  <w:sz w:val="22"/>
                  <w:szCs w:val="22"/>
                  <w:lang w:eastAsia="en-US"/>
                </w:rPr>
                <w:delText xml:space="preserve"> </w:delText>
              </w:r>
            </w:del>
            <w:r>
              <w:rPr>
                <w:rFonts w:eastAsia="Times New Roman"/>
                <w:color w:val="000000"/>
                <w:sz w:val="22"/>
                <w:szCs w:val="22"/>
                <w:lang w:eastAsia="en-US"/>
              </w:rPr>
              <w:t xml:space="preserve"> and the surface</w:t>
            </w:r>
            <w:r w:rsidR="00F071D0">
              <w:rPr>
                <w:rFonts w:eastAsia="Times New Roman"/>
                <w:color w:val="000000"/>
                <w:sz w:val="22"/>
                <w:szCs w:val="22"/>
                <w:lang w:eastAsia="en-US"/>
              </w:rPr>
              <w:t>.</w:t>
            </w:r>
          </w:p>
          <w:p w14:paraId="719418CC" w14:textId="637543DB"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F396BC7" w14:textId="503A8F31" w:rsidR="005F075E" w:rsidRDefault="005F075E" w:rsidP="005F075E">
            <w:pPr>
              <w:jc w:val="right"/>
              <w:rPr>
                <w:rFonts w:eastAsia="Times New Roman"/>
                <w:color w:val="000000"/>
                <w:sz w:val="22"/>
                <w:szCs w:val="22"/>
                <w:lang w:eastAsia="en-US"/>
              </w:rPr>
            </w:pPr>
            <w:r w:rsidRPr="005F075E">
              <w:rPr>
                <w:rFonts w:eastAsia="Times New Roman"/>
                <w:color w:val="000000"/>
                <w:sz w:val="22"/>
                <w:szCs w:val="22"/>
                <w:lang w:eastAsia="en-US"/>
              </w:rPr>
              <w:t>67.97934992</w:t>
            </w:r>
            <w:r w:rsidRPr="005F075E">
              <w:rPr>
                <w:rFonts w:eastAsia="Times New Roman"/>
                <w:color w:val="000000"/>
                <w:sz w:val="22"/>
                <w:szCs w:val="22"/>
                <w:lang w:eastAsia="en-US"/>
              </w:rPr>
              <w:tab/>
              <w:t>46.46479814</w:t>
            </w:r>
            <w:r w:rsidRPr="005F075E">
              <w:rPr>
                <w:rFonts w:eastAsia="Times New Roman"/>
                <w:color w:val="000000"/>
                <w:sz w:val="22"/>
                <w:szCs w:val="22"/>
                <w:lang w:eastAsia="en-US"/>
              </w:rPr>
              <w:tab/>
            </w:r>
          </w:p>
          <w:p w14:paraId="3D332150" w14:textId="62FAEFF2" w:rsidR="005F075E" w:rsidRPr="00C910C4" w:rsidRDefault="005F075E" w:rsidP="00C910C4">
            <w:pPr>
              <w:jc w:val="left"/>
              <w:rPr>
                <w:rFonts w:eastAsia="Times New Roman"/>
                <w:color w:val="000000"/>
                <w:sz w:val="22"/>
                <w:szCs w:val="22"/>
                <w:lang w:eastAsia="en-US"/>
              </w:rPr>
            </w:pPr>
          </w:p>
        </w:tc>
      </w:tr>
      <w:tr w:rsidR="005F075E" w:rsidRPr="00C910C4" w14:paraId="3801951B" w14:textId="77777777" w:rsidTr="000D2988">
        <w:trPr>
          <w:cantSplit/>
          <w:trHeight w:val="1134"/>
        </w:trPr>
        <w:tc>
          <w:tcPr>
            <w:tcW w:w="935" w:type="dxa"/>
            <w:vMerge/>
            <w:shd w:val="clear" w:color="auto" w:fill="538135" w:themeFill="accent6" w:themeFillShade="BF"/>
            <w:textDirection w:val="btLr"/>
          </w:tcPr>
          <w:p w14:paraId="1B458D14"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670C955A"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r w:rsidRPr="0017646C">
              <w:rPr>
                <w:rFonts w:eastAsia="Times New Roman"/>
                <w:color w:val="000000"/>
                <w:sz w:val="20"/>
                <w:szCs w:val="20"/>
                <w:lang w:eastAsia="en-US"/>
              </w:rPr>
              <w:t xml:space="preserve"> Fo2</w:t>
            </w:r>
          </w:p>
          <w:p w14:paraId="5641FA34" w14:textId="60B3A6A3"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3530A64B" w14:textId="0A59917B"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M-N</w:t>
            </w:r>
          </w:p>
        </w:tc>
        <w:tc>
          <w:tcPr>
            <w:tcW w:w="7646" w:type="dxa"/>
            <w:shd w:val="clear" w:color="auto" w:fill="FFFFFF"/>
          </w:tcPr>
          <w:p w14:paraId="3361C474" w14:textId="442B250D"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Fo2 (see Fo1 definition for details) </w:t>
            </w:r>
            <w:proofErr w:type="spellStart"/>
            <w:r>
              <w:rPr>
                <w:rFonts w:eastAsia="Times New Roman"/>
                <w:color w:val="000000"/>
                <w:sz w:val="22"/>
                <w:szCs w:val="22"/>
                <w:lang w:eastAsia="en-US"/>
              </w:rPr>
              <w:t>versor</w:t>
            </w:r>
            <w:proofErr w:type="spellEnd"/>
            <w:r>
              <w:rPr>
                <w:rFonts w:eastAsia="Times New Roman"/>
                <w:color w:val="000000"/>
                <w:sz w:val="22"/>
                <w:szCs w:val="22"/>
                <w:lang w:eastAsia="en-US"/>
              </w:rPr>
              <w:t xml:space="preserve">  and the surface.</w:t>
            </w:r>
          </w:p>
          <w:p w14:paraId="099965A5" w14:textId="2ED7C5F1"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3C2870BC" w14:textId="11B87028"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67.86351053</w:t>
            </w:r>
            <w:r w:rsidRPr="00F071D0">
              <w:rPr>
                <w:rFonts w:eastAsia="Times New Roman"/>
                <w:color w:val="000000"/>
                <w:sz w:val="22"/>
                <w:szCs w:val="22"/>
                <w:lang w:eastAsia="en-US"/>
              </w:rPr>
              <w:tab/>
              <w:t>46.46217652</w:t>
            </w:r>
          </w:p>
        </w:tc>
      </w:tr>
      <w:tr w:rsidR="005F075E" w:rsidRPr="00C910C4" w14:paraId="7F365343" w14:textId="77777777" w:rsidTr="000D2988">
        <w:trPr>
          <w:cantSplit/>
          <w:trHeight w:val="1134"/>
        </w:trPr>
        <w:tc>
          <w:tcPr>
            <w:tcW w:w="935" w:type="dxa"/>
            <w:vMerge/>
            <w:shd w:val="clear" w:color="auto" w:fill="538135" w:themeFill="accent6" w:themeFillShade="BF"/>
            <w:textDirection w:val="btLr"/>
          </w:tcPr>
          <w:p w14:paraId="4B482671"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03D74B8"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r w:rsidRPr="0017646C">
              <w:rPr>
                <w:rFonts w:eastAsia="Times New Roman"/>
                <w:color w:val="000000"/>
                <w:sz w:val="20"/>
                <w:szCs w:val="20"/>
                <w:lang w:eastAsia="en-US"/>
              </w:rPr>
              <w:t xml:space="preserve"> Fo3</w:t>
            </w:r>
          </w:p>
          <w:p w14:paraId="29F797CA" w14:textId="27D5CD9B"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0EAA26C7" w14:textId="05A21D2C" w:rsidR="005F075E" w:rsidRPr="00C910C4" w:rsidRDefault="00F071D0" w:rsidP="006B277D">
            <w:pPr>
              <w:jc w:val="center"/>
              <w:rPr>
                <w:rFonts w:eastAsia="Times New Roman"/>
                <w:color w:val="000000"/>
                <w:sz w:val="22"/>
                <w:szCs w:val="22"/>
                <w:lang w:eastAsia="en-US"/>
              </w:rPr>
            </w:pPr>
            <w:r>
              <w:rPr>
                <w:rFonts w:eastAsia="Times New Roman"/>
                <w:color w:val="000000"/>
                <w:sz w:val="22"/>
                <w:szCs w:val="22"/>
                <w:lang w:eastAsia="en-US"/>
              </w:rPr>
              <w:t>O-P</w:t>
            </w:r>
          </w:p>
        </w:tc>
        <w:tc>
          <w:tcPr>
            <w:tcW w:w="7646" w:type="dxa"/>
            <w:shd w:val="clear" w:color="auto" w:fill="FFFFFF"/>
          </w:tcPr>
          <w:p w14:paraId="357ABFCF" w14:textId="48D85D92" w:rsidR="00F071D0" w:rsidRDefault="00F071D0" w:rsidP="00F071D0">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intercept between the Fo3 (see Fo1 definition for details) </w:t>
            </w:r>
            <w:proofErr w:type="spellStart"/>
            <w:r>
              <w:rPr>
                <w:rFonts w:eastAsia="Times New Roman"/>
                <w:color w:val="000000"/>
                <w:sz w:val="22"/>
                <w:szCs w:val="22"/>
                <w:lang w:eastAsia="en-US"/>
              </w:rPr>
              <w:t>versor</w:t>
            </w:r>
            <w:proofErr w:type="spellEnd"/>
            <w:r>
              <w:rPr>
                <w:rFonts w:eastAsia="Times New Roman"/>
                <w:color w:val="000000"/>
                <w:sz w:val="22"/>
                <w:szCs w:val="22"/>
                <w:lang w:eastAsia="en-US"/>
              </w:rPr>
              <w:t xml:space="preserve">  and the surface.</w:t>
            </w:r>
          </w:p>
          <w:p w14:paraId="679F0C30" w14:textId="2ACB91C8"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1A86F8F3" w14:textId="7E85FA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67.86368617</w:t>
            </w:r>
            <w:r w:rsidRPr="00F071D0">
              <w:rPr>
                <w:rFonts w:eastAsia="Times New Roman"/>
                <w:color w:val="000000"/>
                <w:sz w:val="22"/>
                <w:szCs w:val="22"/>
                <w:lang w:eastAsia="en-US"/>
              </w:rPr>
              <w:tab/>
              <w:t>45.47755838</w:t>
            </w:r>
          </w:p>
        </w:tc>
      </w:tr>
      <w:tr w:rsidR="005F075E" w:rsidRPr="00C910C4" w14:paraId="74EED2B8" w14:textId="77777777" w:rsidTr="000D2988">
        <w:trPr>
          <w:cantSplit/>
          <w:trHeight w:val="1134"/>
        </w:trPr>
        <w:tc>
          <w:tcPr>
            <w:tcW w:w="935" w:type="dxa"/>
            <w:vMerge/>
            <w:shd w:val="clear" w:color="auto" w:fill="538135" w:themeFill="accent6" w:themeFillShade="BF"/>
            <w:textDirection w:val="btLr"/>
          </w:tcPr>
          <w:p w14:paraId="487AEA6A" w14:textId="77777777" w:rsidR="005F075E" w:rsidRPr="00C910C4" w:rsidRDefault="005F075E" w:rsidP="005F075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tcPr>
          <w:p w14:paraId="33784402" w14:textId="77777777" w:rsidR="00F071D0" w:rsidRPr="0017646C" w:rsidRDefault="005F075E" w:rsidP="00F071D0">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r w:rsidRPr="0017646C">
              <w:rPr>
                <w:rFonts w:eastAsia="Times New Roman"/>
                <w:color w:val="000000"/>
                <w:sz w:val="20"/>
                <w:szCs w:val="20"/>
                <w:lang w:eastAsia="en-US"/>
              </w:rPr>
              <w:t xml:space="preserve"> Fo4</w:t>
            </w:r>
          </w:p>
          <w:p w14:paraId="2E7FCBD6" w14:textId="0FC27E69" w:rsidR="005F075E" w:rsidRPr="0017646C" w:rsidRDefault="005F075E" w:rsidP="00F071D0">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47818166" w14:textId="1F1110F6" w:rsidR="005F075E" w:rsidRPr="00C910C4" w:rsidRDefault="000D2988" w:rsidP="006B277D">
            <w:pPr>
              <w:jc w:val="center"/>
              <w:rPr>
                <w:rFonts w:eastAsia="Times New Roman"/>
                <w:color w:val="000000"/>
                <w:sz w:val="22"/>
                <w:szCs w:val="22"/>
                <w:lang w:eastAsia="en-US"/>
              </w:rPr>
            </w:pPr>
            <w:r>
              <w:rPr>
                <w:rFonts w:eastAsia="Times New Roman"/>
                <w:color w:val="000000"/>
                <w:sz w:val="22"/>
                <w:szCs w:val="22"/>
                <w:lang w:eastAsia="en-US"/>
              </w:rPr>
              <w:t>Q-R</w:t>
            </w:r>
          </w:p>
        </w:tc>
        <w:tc>
          <w:tcPr>
            <w:tcW w:w="7646" w:type="dxa"/>
            <w:shd w:val="clear" w:color="auto" w:fill="FFFFFF"/>
          </w:tcPr>
          <w:p w14:paraId="250182F8" w14:textId="513E390F" w:rsidR="00F071D0" w:rsidRDefault="00F071D0" w:rsidP="00F071D0">
            <w:pPr>
              <w:jc w:val="left"/>
              <w:rPr>
                <w:rFonts w:eastAsia="Times New Roman"/>
                <w:color w:val="000000"/>
                <w:sz w:val="22"/>
                <w:szCs w:val="22"/>
                <w:lang w:eastAsia="en-US"/>
              </w:rPr>
            </w:pPr>
            <w:commentRangeStart w:id="228"/>
            <w:r>
              <w:rPr>
                <w:rFonts w:eastAsia="Times New Roman"/>
                <w:color w:val="000000"/>
                <w:sz w:val="22"/>
                <w:szCs w:val="22"/>
                <w:lang w:eastAsia="en-US"/>
              </w:rPr>
              <w:t xml:space="preserve">Latitude and longitude [°] in the point defined by the intercept between the Fo4 (see Fo1 definition for details) </w:t>
            </w:r>
            <w:proofErr w:type="spellStart"/>
            <w:r>
              <w:rPr>
                <w:rFonts w:eastAsia="Times New Roman"/>
                <w:color w:val="000000"/>
                <w:sz w:val="22"/>
                <w:szCs w:val="22"/>
                <w:lang w:eastAsia="en-US"/>
              </w:rPr>
              <w:t>versor</w:t>
            </w:r>
            <w:proofErr w:type="spellEnd"/>
            <w:r>
              <w:rPr>
                <w:rFonts w:eastAsia="Times New Roman"/>
                <w:color w:val="000000"/>
                <w:sz w:val="22"/>
                <w:szCs w:val="22"/>
                <w:lang w:eastAsia="en-US"/>
              </w:rPr>
              <w:t xml:space="preserve">  and the surface.</w:t>
            </w:r>
            <w:commentRangeEnd w:id="228"/>
            <w:r w:rsidR="007338CF">
              <w:rPr>
                <w:rStyle w:val="Rimandocommento"/>
              </w:rPr>
              <w:commentReference w:id="228"/>
            </w:r>
          </w:p>
          <w:p w14:paraId="632FD12F" w14:textId="04F10EF7" w:rsidR="005F075E" w:rsidRDefault="005F075E" w:rsidP="005F075E">
            <w:pPr>
              <w:jc w:val="left"/>
              <w:rPr>
                <w:rFonts w:eastAsia="Times New Roman"/>
                <w:color w:val="000000"/>
                <w:sz w:val="22"/>
                <w:szCs w:val="22"/>
                <w:lang w:eastAsia="en-US"/>
              </w:rPr>
            </w:pPr>
            <w:r>
              <w:rPr>
                <w:rFonts w:eastAsia="Times New Roman"/>
                <w:color w:val="000000"/>
                <w:sz w:val="22"/>
                <w:szCs w:val="22"/>
                <w:lang w:eastAsia="en-US"/>
              </w:rPr>
              <w:t>i.e.</w:t>
            </w:r>
          </w:p>
          <w:p w14:paraId="77BB96B9" w14:textId="38378197" w:rsidR="005F075E" w:rsidRPr="00C910C4" w:rsidRDefault="00F071D0" w:rsidP="00F071D0">
            <w:pPr>
              <w:jc w:val="right"/>
              <w:rPr>
                <w:rFonts w:eastAsia="Times New Roman"/>
                <w:color w:val="000000"/>
                <w:sz w:val="22"/>
                <w:szCs w:val="22"/>
                <w:lang w:eastAsia="en-US"/>
              </w:rPr>
            </w:pPr>
            <w:r w:rsidRPr="00F071D0">
              <w:rPr>
                <w:rFonts w:eastAsia="Times New Roman"/>
                <w:color w:val="000000"/>
                <w:sz w:val="22"/>
                <w:szCs w:val="22"/>
                <w:lang w:eastAsia="en-US"/>
              </w:rPr>
              <w:t>67.97952634</w:t>
            </w:r>
            <w:r w:rsidRPr="00F071D0">
              <w:rPr>
                <w:rFonts w:eastAsia="Times New Roman"/>
                <w:color w:val="000000"/>
                <w:sz w:val="22"/>
                <w:szCs w:val="22"/>
                <w:lang w:eastAsia="en-US"/>
              </w:rPr>
              <w:tab/>
              <w:t>45.47522958</w:t>
            </w:r>
          </w:p>
        </w:tc>
      </w:tr>
      <w:tr w:rsidR="00492138" w:rsidRPr="00C910C4" w14:paraId="5467DD3C" w14:textId="77777777" w:rsidTr="0007104A">
        <w:trPr>
          <w:cantSplit/>
          <w:trHeight w:val="1134"/>
        </w:trPr>
        <w:tc>
          <w:tcPr>
            <w:tcW w:w="935" w:type="dxa"/>
            <w:vMerge w:val="restart"/>
            <w:shd w:val="clear" w:color="auto" w:fill="538135" w:themeFill="accent6" w:themeFillShade="BF"/>
            <w:textDirection w:val="btLr"/>
            <w:hideMark/>
          </w:tcPr>
          <w:p w14:paraId="44AE8D1F" w14:textId="77777777" w:rsidR="00492138" w:rsidRPr="00C910C4" w:rsidRDefault="00492138" w:rsidP="000D2988">
            <w:pPr>
              <w:ind w:left="113" w:right="113"/>
              <w:jc w:val="center"/>
              <w:rPr>
                <w:rFonts w:eastAsia="Times New Roman"/>
                <w:color w:val="000000"/>
                <w:sz w:val="22"/>
                <w:szCs w:val="22"/>
                <w:lang w:eastAsia="en-US"/>
              </w:rPr>
            </w:pPr>
            <w:proofErr w:type="spellStart"/>
            <w:r w:rsidRPr="00C910C4">
              <w:rPr>
                <w:rFonts w:eastAsia="Times New Roman"/>
                <w:b/>
                <w:bCs/>
                <w:color w:val="FFFFFF"/>
                <w:sz w:val="22"/>
                <w:szCs w:val="22"/>
                <w:lang w:eastAsia="en-US"/>
              </w:rPr>
              <w:t>Subnadiral</w:t>
            </w:r>
            <w:proofErr w:type="spellEnd"/>
          </w:p>
        </w:tc>
        <w:tc>
          <w:tcPr>
            <w:tcW w:w="864" w:type="dxa"/>
            <w:shd w:val="clear" w:color="auto" w:fill="FFFFFF"/>
            <w:noWrap/>
            <w:tcMar>
              <w:top w:w="15" w:type="dxa"/>
              <w:left w:w="15" w:type="dxa"/>
              <w:bottom w:w="0" w:type="dxa"/>
              <w:right w:w="15" w:type="dxa"/>
            </w:tcMar>
            <w:textDirection w:val="btLr"/>
            <w:vAlign w:val="bottom"/>
            <w:hideMark/>
          </w:tcPr>
          <w:p w14:paraId="7FA8F4C1"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w:t>
            </w:r>
          </w:p>
          <w:p w14:paraId="7768B181" w14:textId="0AE1488D"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lat,long</w:t>
            </w:r>
            <w:proofErr w:type="spellEnd"/>
            <w:r w:rsidRPr="0017646C">
              <w:rPr>
                <w:rFonts w:eastAsia="Times New Roman"/>
                <w:color w:val="000000"/>
                <w:sz w:val="20"/>
                <w:szCs w:val="20"/>
                <w:lang w:eastAsia="en-US"/>
              </w:rPr>
              <w:t xml:space="preserve"> [°]</w:t>
            </w:r>
          </w:p>
        </w:tc>
        <w:tc>
          <w:tcPr>
            <w:tcW w:w="630" w:type="dxa"/>
            <w:shd w:val="clear" w:color="auto" w:fill="FFFFFF"/>
          </w:tcPr>
          <w:p w14:paraId="218FA3AB" w14:textId="5EDF462D"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U-V</w:t>
            </w:r>
          </w:p>
        </w:tc>
        <w:tc>
          <w:tcPr>
            <w:tcW w:w="7646" w:type="dxa"/>
            <w:shd w:val="clear" w:color="auto" w:fill="FFFFFF"/>
            <w:hideMark/>
          </w:tcPr>
          <w:p w14:paraId="55155F07" w14:textId="38DD8466"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 xml:space="preserve">Latitude and longitude [°] in the point defined by the </w:t>
            </w:r>
            <w:proofErr w:type="spellStart"/>
            <w:r>
              <w:rPr>
                <w:rFonts w:eastAsia="Times New Roman"/>
                <w:color w:val="000000"/>
                <w:sz w:val="22"/>
                <w:szCs w:val="22"/>
                <w:lang w:eastAsia="en-US"/>
              </w:rPr>
              <w:t>subnadiral</w:t>
            </w:r>
            <w:proofErr w:type="spellEnd"/>
            <w:r>
              <w:rPr>
                <w:rFonts w:eastAsia="Times New Roman"/>
                <w:color w:val="000000"/>
                <w:sz w:val="22"/>
                <w:szCs w:val="22"/>
                <w:lang w:eastAsia="en-US"/>
              </w:rPr>
              <w:t xml:space="preserve"> point of the observer </w:t>
            </w:r>
          </w:p>
          <w:p w14:paraId="2FEB7F90" w14:textId="77777777" w:rsidR="00492138" w:rsidRDefault="00492138" w:rsidP="000D2988">
            <w:pPr>
              <w:jc w:val="left"/>
              <w:rPr>
                <w:rFonts w:eastAsia="Times New Roman"/>
                <w:color w:val="000000"/>
                <w:sz w:val="22"/>
                <w:szCs w:val="22"/>
                <w:lang w:eastAsia="en-US"/>
              </w:rPr>
            </w:pPr>
            <w:r>
              <w:rPr>
                <w:rFonts w:eastAsia="Times New Roman"/>
                <w:color w:val="000000"/>
                <w:sz w:val="22"/>
                <w:szCs w:val="22"/>
                <w:lang w:eastAsia="en-US"/>
              </w:rPr>
              <w:t>i.e.</w:t>
            </w:r>
          </w:p>
          <w:p w14:paraId="066E9A80" w14:textId="0D1A950A" w:rsidR="00492138" w:rsidRPr="00C910C4"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67.87817316</w:t>
            </w:r>
            <w:r w:rsidRPr="00492138">
              <w:rPr>
                <w:rFonts w:eastAsia="Times New Roman"/>
                <w:color w:val="000000"/>
                <w:sz w:val="22"/>
                <w:szCs w:val="22"/>
                <w:lang w:eastAsia="en-US"/>
              </w:rPr>
              <w:tab/>
              <w:t>45.96884132</w:t>
            </w:r>
          </w:p>
        </w:tc>
      </w:tr>
      <w:tr w:rsidR="00492138" w:rsidRPr="00C910C4" w14:paraId="68F37397"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98DA695" w14:textId="77777777" w:rsidR="00492138" w:rsidRPr="00C910C4" w:rsidRDefault="00492138" w:rsidP="000D298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F60C130" w14:textId="77777777"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Subnad</w:t>
            </w:r>
            <w:proofErr w:type="spellEnd"/>
            <w:r w:rsidRPr="0017646C">
              <w:rPr>
                <w:rFonts w:eastAsia="Times New Roman"/>
                <w:color w:val="000000"/>
                <w:sz w:val="20"/>
                <w:szCs w:val="20"/>
                <w:lang w:eastAsia="en-US"/>
              </w:rPr>
              <w:t xml:space="preserve"> </w:t>
            </w:r>
          </w:p>
          <w:p w14:paraId="7D7AE59D" w14:textId="762BE624" w:rsidR="00492138" w:rsidRPr="0017646C" w:rsidRDefault="00492138" w:rsidP="000D2988">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Dist</w:t>
            </w:r>
            <w:proofErr w:type="spellEnd"/>
          </w:p>
          <w:p w14:paraId="5A3C7A8B" w14:textId="786E52DD" w:rsidR="00492138" w:rsidRPr="0017646C" w:rsidRDefault="00492138"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5D360D39" w14:textId="36942236" w:rsidR="00492138" w:rsidRPr="00C910C4" w:rsidRDefault="00492138" w:rsidP="000D2988">
            <w:pPr>
              <w:jc w:val="center"/>
              <w:rPr>
                <w:rFonts w:eastAsia="Times New Roman"/>
                <w:color w:val="000000"/>
                <w:sz w:val="22"/>
                <w:szCs w:val="22"/>
                <w:lang w:eastAsia="en-US"/>
              </w:rPr>
            </w:pPr>
            <w:r>
              <w:rPr>
                <w:rFonts w:eastAsia="Times New Roman"/>
                <w:color w:val="000000"/>
                <w:sz w:val="22"/>
                <w:szCs w:val="22"/>
                <w:lang w:eastAsia="en-US"/>
              </w:rPr>
              <w:t>Y</w:t>
            </w:r>
          </w:p>
        </w:tc>
        <w:tc>
          <w:tcPr>
            <w:tcW w:w="7646" w:type="dxa"/>
            <w:shd w:val="clear" w:color="auto" w:fill="FFFFFF"/>
          </w:tcPr>
          <w:p w14:paraId="00282AF0"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 xml:space="preserve">Distance in Km of the </w:t>
            </w:r>
            <w:proofErr w:type="spellStart"/>
            <w:r>
              <w:rPr>
                <w:rFonts w:eastAsia="Times New Roman"/>
                <w:color w:val="000000"/>
                <w:sz w:val="22"/>
                <w:szCs w:val="22"/>
                <w:lang w:eastAsia="en-US"/>
              </w:rPr>
              <w:t>subnadiral</w:t>
            </w:r>
            <w:proofErr w:type="spellEnd"/>
            <w:r>
              <w:rPr>
                <w:rFonts w:eastAsia="Times New Roman"/>
                <w:color w:val="000000"/>
                <w:sz w:val="22"/>
                <w:szCs w:val="22"/>
                <w:lang w:eastAsia="en-US"/>
              </w:rPr>
              <w:t xml:space="preserve"> point respect the observer. </w:t>
            </w:r>
          </w:p>
          <w:p w14:paraId="2003EC11"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Note that the emission angle has a strong impact on this distance.</w:t>
            </w:r>
          </w:p>
          <w:p w14:paraId="51840877" w14:textId="77777777" w:rsidR="00492138" w:rsidRDefault="00492138" w:rsidP="00492138">
            <w:pPr>
              <w:jc w:val="left"/>
              <w:rPr>
                <w:rFonts w:eastAsia="Times New Roman"/>
                <w:color w:val="000000"/>
                <w:sz w:val="22"/>
                <w:szCs w:val="22"/>
                <w:lang w:eastAsia="en-US"/>
              </w:rPr>
            </w:pPr>
            <w:r>
              <w:rPr>
                <w:rFonts w:eastAsia="Times New Roman"/>
                <w:color w:val="000000"/>
                <w:sz w:val="22"/>
                <w:szCs w:val="22"/>
                <w:lang w:eastAsia="en-US"/>
              </w:rPr>
              <w:t>i.e.</w:t>
            </w:r>
          </w:p>
          <w:p w14:paraId="7DA61EAB" w14:textId="51459F9C" w:rsidR="00492138" w:rsidRDefault="00492138" w:rsidP="00492138">
            <w:pPr>
              <w:jc w:val="right"/>
              <w:rPr>
                <w:rFonts w:eastAsia="Times New Roman"/>
                <w:color w:val="000000"/>
                <w:sz w:val="22"/>
                <w:szCs w:val="22"/>
                <w:lang w:eastAsia="en-US"/>
              </w:rPr>
            </w:pPr>
            <w:r w:rsidRPr="00492138">
              <w:rPr>
                <w:rFonts w:eastAsia="Times New Roman"/>
                <w:color w:val="000000"/>
                <w:sz w:val="22"/>
                <w:szCs w:val="22"/>
                <w:lang w:eastAsia="en-US"/>
              </w:rPr>
              <w:t>615.575775884503</w:t>
            </w:r>
          </w:p>
        </w:tc>
      </w:tr>
      <w:tr w:rsidR="0017646C" w:rsidRPr="00C910C4" w14:paraId="59DD8E6D" w14:textId="77777777" w:rsidTr="00492138">
        <w:trPr>
          <w:cantSplit/>
          <w:trHeight w:val="1168"/>
        </w:trPr>
        <w:tc>
          <w:tcPr>
            <w:tcW w:w="935" w:type="dxa"/>
            <w:vMerge w:val="restart"/>
            <w:shd w:val="clear" w:color="auto" w:fill="538135" w:themeFill="accent6" w:themeFillShade="BF"/>
            <w:textDirection w:val="btLr"/>
            <w:hideMark/>
          </w:tcPr>
          <w:p w14:paraId="2F9F1DB7" w14:textId="77777777" w:rsidR="0017646C" w:rsidRPr="00C910C4" w:rsidRDefault="0017646C" w:rsidP="000D2988">
            <w:pPr>
              <w:ind w:left="113" w:right="113"/>
              <w:jc w:val="center"/>
              <w:rPr>
                <w:rFonts w:eastAsia="Times New Roman"/>
                <w:color w:val="000000"/>
                <w:sz w:val="22"/>
                <w:szCs w:val="22"/>
                <w:lang w:eastAsia="en-US"/>
              </w:rPr>
            </w:pPr>
            <w:r w:rsidRPr="00C910C4">
              <w:rPr>
                <w:rFonts w:eastAsia="Times New Roman"/>
                <w:b/>
                <w:bCs/>
                <w:color w:val="FFFFFF"/>
                <w:sz w:val="22"/>
                <w:szCs w:val="22"/>
                <w:lang w:eastAsia="en-US"/>
              </w:rPr>
              <w:t>Velocity</w:t>
            </w:r>
          </w:p>
        </w:tc>
        <w:tc>
          <w:tcPr>
            <w:tcW w:w="864" w:type="dxa"/>
            <w:shd w:val="clear" w:color="auto" w:fill="FFFFFF"/>
            <w:noWrap/>
            <w:tcMar>
              <w:top w:w="15" w:type="dxa"/>
              <w:left w:w="15" w:type="dxa"/>
              <w:bottom w:w="0" w:type="dxa"/>
              <w:right w:w="15" w:type="dxa"/>
            </w:tcMar>
            <w:textDirection w:val="btLr"/>
            <w:vAlign w:val="bottom"/>
            <w:hideMark/>
          </w:tcPr>
          <w:p w14:paraId="0643C3EF" w14:textId="77777777" w:rsidR="0017646C" w:rsidRPr="0017646C" w:rsidRDefault="0017646C" w:rsidP="000D298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xml:space="preserve"> [km/s]</w:t>
            </w:r>
          </w:p>
        </w:tc>
        <w:tc>
          <w:tcPr>
            <w:tcW w:w="630" w:type="dxa"/>
            <w:shd w:val="clear" w:color="auto" w:fill="FFFFFF"/>
          </w:tcPr>
          <w:p w14:paraId="2B6E7685" w14:textId="77091077" w:rsidR="0017646C" w:rsidRPr="00C910C4" w:rsidRDefault="0017646C" w:rsidP="000D2988">
            <w:pPr>
              <w:jc w:val="center"/>
              <w:rPr>
                <w:rFonts w:eastAsia="Times New Roman"/>
                <w:color w:val="000000"/>
                <w:sz w:val="22"/>
                <w:szCs w:val="22"/>
                <w:lang w:eastAsia="en-US"/>
              </w:rPr>
            </w:pPr>
            <w:r>
              <w:rPr>
                <w:rFonts w:eastAsia="Times New Roman"/>
                <w:color w:val="000000"/>
                <w:sz w:val="22"/>
                <w:szCs w:val="22"/>
                <w:lang w:eastAsia="en-US"/>
              </w:rPr>
              <w:t>U</w:t>
            </w:r>
          </w:p>
        </w:tc>
        <w:tc>
          <w:tcPr>
            <w:tcW w:w="7646" w:type="dxa"/>
            <w:shd w:val="clear" w:color="auto" w:fill="FFFFFF"/>
            <w:hideMark/>
          </w:tcPr>
          <w:p w14:paraId="384652ED" w14:textId="77777777"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 in km/s</w:t>
            </w:r>
          </w:p>
          <w:p w14:paraId="7FC044F6" w14:textId="77777777" w:rsidR="0017646C" w:rsidRDefault="0017646C" w:rsidP="000D2988">
            <w:pPr>
              <w:jc w:val="left"/>
              <w:rPr>
                <w:rFonts w:eastAsia="Times New Roman"/>
                <w:color w:val="000000"/>
                <w:sz w:val="22"/>
                <w:szCs w:val="22"/>
                <w:lang w:eastAsia="en-US"/>
              </w:rPr>
            </w:pPr>
            <w:r>
              <w:rPr>
                <w:rFonts w:eastAsia="Times New Roman"/>
                <w:color w:val="000000"/>
                <w:sz w:val="22"/>
                <w:szCs w:val="22"/>
                <w:lang w:eastAsia="en-US"/>
              </w:rPr>
              <w:t>i.e.</w:t>
            </w:r>
          </w:p>
          <w:p w14:paraId="70C0621E" w14:textId="5D5D1533"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2.24729617455818</w:t>
            </w:r>
          </w:p>
        </w:tc>
      </w:tr>
      <w:tr w:rsidR="0017646C" w:rsidRPr="00C910C4" w14:paraId="12958C27" w14:textId="77777777" w:rsidTr="005F302E">
        <w:trPr>
          <w:cantSplit/>
          <w:trHeight w:val="1134"/>
        </w:trPr>
        <w:tc>
          <w:tcPr>
            <w:tcW w:w="935" w:type="dxa"/>
            <w:vMerge/>
            <w:shd w:val="clear" w:color="auto" w:fill="538135" w:themeFill="accent6" w:themeFillShade="BF"/>
            <w:textDirection w:val="btLr"/>
          </w:tcPr>
          <w:p w14:paraId="6D9D1075"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F730706" w14:textId="7777777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Velocity </w:t>
            </w:r>
            <w:proofErr w:type="spellStart"/>
            <w:r w:rsidRPr="0017646C">
              <w:rPr>
                <w:rFonts w:eastAsia="Times New Roman"/>
                <w:color w:val="000000"/>
                <w:sz w:val="20"/>
                <w:szCs w:val="20"/>
                <w:lang w:eastAsia="en-US"/>
              </w:rPr>
              <w:t>Bor</w:t>
            </w:r>
            <w:proofErr w:type="spellEnd"/>
            <w:r w:rsidRPr="0017646C">
              <w:rPr>
                <w:rFonts w:eastAsia="Times New Roman"/>
                <w:color w:val="000000"/>
                <w:sz w:val="20"/>
                <w:szCs w:val="20"/>
                <w:lang w:eastAsia="en-US"/>
              </w:rPr>
              <w:t> Lat </w:t>
            </w:r>
          </w:p>
          <w:p w14:paraId="3D8D59D5" w14:textId="3E8D57ED"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[deg/s]</w:t>
            </w:r>
          </w:p>
        </w:tc>
        <w:tc>
          <w:tcPr>
            <w:tcW w:w="630" w:type="dxa"/>
            <w:shd w:val="clear" w:color="auto" w:fill="FFFFFF"/>
          </w:tcPr>
          <w:p w14:paraId="04EE796C" w14:textId="31C99B8B"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V</w:t>
            </w:r>
          </w:p>
        </w:tc>
        <w:tc>
          <w:tcPr>
            <w:tcW w:w="7646" w:type="dxa"/>
            <w:shd w:val="clear" w:color="auto" w:fill="FFFFFF"/>
          </w:tcPr>
          <w:p w14:paraId="09BADB85" w14:textId="79222FCE"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Velocity of the boresight intercept on the surface (see Section </w:t>
            </w:r>
            <w:r>
              <w:rPr>
                <w:rFonts w:eastAsia="Times New Roman"/>
                <w:color w:val="000000"/>
                <w:sz w:val="22"/>
                <w:szCs w:val="22"/>
                <w:lang w:eastAsia="en-US"/>
              </w:rPr>
              <w:fldChar w:fldCharType="begin"/>
            </w:r>
            <w:r>
              <w:rPr>
                <w:rFonts w:eastAsia="Times New Roman"/>
                <w:color w:val="000000"/>
                <w:sz w:val="22"/>
                <w:szCs w:val="22"/>
                <w:lang w:eastAsia="en-US"/>
              </w:rPr>
              <w:instrText xml:space="preserve"> REF _Ref119394794 \r \h  \* MERGEFORMAT </w:instrText>
            </w:r>
            <w:r>
              <w:rPr>
                <w:rFonts w:eastAsia="Times New Roman"/>
                <w:color w:val="000000"/>
                <w:sz w:val="22"/>
                <w:szCs w:val="22"/>
                <w:lang w:eastAsia="en-US"/>
              </w:rPr>
            </w:r>
            <w:r>
              <w:rPr>
                <w:rFonts w:eastAsia="Times New Roman"/>
                <w:color w:val="000000"/>
                <w:sz w:val="22"/>
                <w:szCs w:val="22"/>
                <w:lang w:eastAsia="en-US"/>
              </w:rPr>
              <w:fldChar w:fldCharType="separate"/>
            </w:r>
            <w:r>
              <w:rPr>
                <w:rFonts w:eastAsia="Times New Roman"/>
                <w:color w:val="000000"/>
                <w:sz w:val="22"/>
                <w:szCs w:val="22"/>
                <w:lang w:eastAsia="en-US"/>
              </w:rPr>
              <w:t>2.1</w:t>
            </w:r>
            <w:r>
              <w:rPr>
                <w:rFonts w:eastAsia="Times New Roman"/>
                <w:color w:val="000000"/>
                <w:sz w:val="22"/>
                <w:szCs w:val="22"/>
                <w:lang w:eastAsia="en-US"/>
              </w:rPr>
              <w:fldChar w:fldCharType="end"/>
            </w:r>
            <w:r>
              <w:rPr>
                <w:rFonts w:eastAsia="Times New Roman"/>
                <w:color w:val="000000"/>
                <w:sz w:val="22"/>
                <w:szCs w:val="22"/>
                <w:lang w:eastAsia="en-US"/>
              </w:rPr>
              <w:t>) considering only its Latitudes. The velocity is expressed in ° /s</w:t>
            </w:r>
          </w:p>
          <w:p w14:paraId="6084459F"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2BC07A2" w14:textId="55F25E0A" w:rsidR="0017646C" w:rsidRPr="00C910C4" w:rsidRDefault="0017646C" w:rsidP="00492138">
            <w:pPr>
              <w:jc w:val="right"/>
              <w:rPr>
                <w:rFonts w:eastAsia="Times New Roman"/>
                <w:color w:val="000000"/>
                <w:sz w:val="22"/>
                <w:szCs w:val="22"/>
                <w:lang w:eastAsia="en-US"/>
              </w:rPr>
            </w:pPr>
            <w:r w:rsidRPr="00492138">
              <w:rPr>
                <w:rFonts w:eastAsia="Times New Roman"/>
                <w:color w:val="000000"/>
                <w:sz w:val="22"/>
                <w:szCs w:val="22"/>
                <w:lang w:eastAsia="en-US"/>
              </w:rPr>
              <w:t>0.0527774076024244</w:t>
            </w:r>
          </w:p>
        </w:tc>
      </w:tr>
      <w:tr w:rsidR="0017646C" w:rsidRPr="00C910C4" w14:paraId="588F229E" w14:textId="77777777" w:rsidTr="000D2988">
        <w:trPr>
          <w:cantSplit/>
          <w:trHeight w:val="1134"/>
        </w:trPr>
        <w:tc>
          <w:tcPr>
            <w:tcW w:w="935" w:type="dxa"/>
            <w:vMerge/>
            <w:tcBorders>
              <w:bottom w:val="single" w:sz="4" w:space="0" w:color="auto"/>
            </w:tcBorders>
            <w:shd w:val="clear" w:color="auto" w:fill="538135" w:themeFill="accent6" w:themeFillShade="BF"/>
            <w:textDirection w:val="btLr"/>
          </w:tcPr>
          <w:p w14:paraId="40E78699" w14:textId="77777777" w:rsidR="0017646C" w:rsidRPr="00C910C4"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5CB99586" w14:textId="10668B28"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Smearing </w:t>
            </w:r>
          </w:p>
          <w:p w14:paraId="0D236816" w14:textId="71A4DCDA"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(1/4px) [</w:t>
            </w:r>
            <w:proofErr w:type="spellStart"/>
            <w:r w:rsidRPr="0017646C">
              <w:rPr>
                <w:rFonts w:eastAsia="Times New Roman"/>
                <w:color w:val="000000"/>
                <w:sz w:val="20"/>
                <w:szCs w:val="20"/>
                <w:lang w:eastAsia="en-US"/>
              </w:rPr>
              <w:t>ms</w:t>
            </w:r>
            <w:proofErr w:type="spellEnd"/>
            <w:r w:rsidRPr="0017646C">
              <w:rPr>
                <w:rFonts w:eastAsia="Times New Roman"/>
                <w:color w:val="000000"/>
                <w:sz w:val="20"/>
                <w:szCs w:val="20"/>
                <w:lang w:eastAsia="en-US"/>
              </w:rPr>
              <w:t>]</w:t>
            </w:r>
          </w:p>
        </w:tc>
        <w:tc>
          <w:tcPr>
            <w:tcW w:w="630" w:type="dxa"/>
            <w:shd w:val="clear" w:color="auto" w:fill="FFFFFF"/>
          </w:tcPr>
          <w:p w14:paraId="225CD8EE" w14:textId="00B9732A" w:rsidR="0017646C" w:rsidRDefault="0017646C" w:rsidP="00492138">
            <w:pPr>
              <w:jc w:val="center"/>
              <w:rPr>
                <w:rFonts w:eastAsia="Times New Roman"/>
                <w:color w:val="000000"/>
                <w:sz w:val="22"/>
                <w:szCs w:val="22"/>
                <w:lang w:eastAsia="en-US"/>
              </w:rPr>
            </w:pPr>
            <w:r>
              <w:rPr>
                <w:rFonts w:eastAsia="Times New Roman"/>
                <w:color w:val="000000"/>
                <w:sz w:val="22"/>
                <w:szCs w:val="22"/>
                <w:lang w:eastAsia="en-US"/>
              </w:rPr>
              <w:t>AF</w:t>
            </w:r>
          </w:p>
        </w:tc>
        <w:tc>
          <w:tcPr>
            <w:tcW w:w="7646" w:type="dxa"/>
            <w:shd w:val="clear" w:color="auto" w:fill="FFFFFF"/>
          </w:tcPr>
          <w:p w14:paraId="0E44E528" w14:textId="1E1F0CDC"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Smearing time considering a limit of a ¼ of pixel. Smearing time is defined in </w:t>
            </w:r>
            <w:proofErr w:type="spellStart"/>
            <w:r>
              <w:rPr>
                <w:rFonts w:eastAsia="Times New Roman"/>
                <w:color w:val="000000"/>
                <w:sz w:val="22"/>
                <w:szCs w:val="22"/>
                <w:lang w:eastAsia="en-US"/>
              </w:rPr>
              <w:t>ms</w:t>
            </w:r>
            <w:proofErr w:type="spellEnd"/>
            <w:r>
              <w:rPr>
                <w:rFonts w:eastAsia="Times New Roman"/>
                <w:color w:val="000000"/>
                <w:sz w:val="22"/>
                <w:szCs w:val="22"/>
                <w:lang w:eastAsia="en-US"/>
              </w:rPr>
              <w:t xml:space="preserve"> and define the time needed to make the boresight intercept with the surface covering ¼ of pixel in AT direction.</w:t>
            </w:r>
          </w:p>
          <w:p w14:paraId="37F0586D" w14:textId="0E953CA9"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5EFADA22" w14:textId="685B388C" w:rsidR="0017646C" w:rsidRDefault="0017646C" w:rsidP="00492138">
            <w:pPr>
              <w:jc w:val="left"/>
              <w:rPr>
                <w:rFonts w:eastAsia="Times New Roman"/>
                <w:color w:val="000000"/>
                <w:sz w:val="22"/>
                <w:szCs w:val="22"/>
                <w:lang w:eastAsia="en-US"/>
              </w:rPr>
            </w:pPr>
            <w:r w:rsidRPr="0017646C">
              <w:rPr>
                <w:rFonts w:eastAsia="Times New Roman"/>
                <w:color w:val="000000"/>
                <w:sz w:val="22"/>
                <w:szCs w:val="22"/>
                <w:lang w:eastAsia="en-US"/>
              </w:rPr>
              <w:t>0.861445434171591</w:t>
            </w:r>
          </w:p>
        </w:tc>
      </w:tr>
      <w:tr w:rsidR="0017646C" w:rsidRPr="00C910C4" w14:paraId="2531D3E9" w14:textId="77777777" w:rsidTr="000D2988">
        <w:trPr>
          <w:cantSplit/>
          <w:trHeight w:val="1134"/>
        </w:trPr>
        <w:tc>
          <w:tcPr>
            <w:tcW w:w="935" w:type="dxa"/>
            <w:vMerge w:val="restart"/>
            <w:shd w:val="clear" w:color="auto" w:fill="538135" w:themeFill="accent6" w:themeFillShade="BF"/>
            <w:textDirection w:val="btLr"/>
          </w:tcPr>
          <w:p w14:paraId="6387000E" w14:textId="7DEBF53C" w:rsidR="0017646C" w:rsidRDefault="0017646C" w:rsidP="00492138">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Coverage</w:t>
            </w:r>
          </w:p>
        </w:tc>
        <w:tc>
          <w:tcPr>
            <w:tcW w:w="864" w:type="dxa"/>
            <w:shd w:val="clear" w:color="auto" w:fill="FFFFFF"/>
            <w:noWrap/>
            <w:tcMar>
              <w:top w:w="15" w:type="dxa"/>
              <w:left w:w="15" w:type="dxa"/>
              <w:bottom w:w="0" w:type="dxa"/>
              <w:right w:w="15" w:type="dxa"/>
            </w:tcMar>
            <w:textDirection w:val="btLr"/>
            <w:vAlign w:val="bottom"/>
          </w:tcPr>
          <w:p w14:paraId="4D1A16F7" w14:textId="1B11A6FB"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Lat [°]</w:t>
            </w:r>
          </w:p>
        </w:tc>
        <w:tc>
          <w:tcPr>
            <w:tcW w:w="630" w:type="dxa"/>
            <w:shd w:val="clear" w:color="auto" w:fill="FFFFFF"/>
          </w:tcPr>
          <w:p w14:paraId="7CEFE18F" w14:textId="2E47761A"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W</w:t>
            </w:r>
          </w:p>
        </w:tc>
        <w:tc>
          <w:tcPr>
            <w:tcW w:w="7646" w:type="dxa"/>
            <w:shd w:val="clear" w:color="auto" w:fill="FFFFFF"/>
          </w:tcPr>
          <w:p w14:paraId="6F197D28" w14:textId="16B3DFC8"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 xml:space="preserve">Maximum coverage in latitude which means the maximum difference in latitude between the four corners of the </w:t>
            </w:r>
            <w:proofErr w:type="spellStart"/>
            <w:r>
              <w:rPr>
                <w:rFonts w:eastAsia="Times New Roman"/>
                <w:color w:val="000000"/>
                <w:sz w:val="22"/>
                <w:szCs w:val="22"/>
                <w:lang w:eastAsia="en-US"/>
              </w:rPr>
              <w:t>FoV</w:t>
            </w:r>
            <w:proofErr w:type="spellEnd"/>
          </w:p>
          <w:p w14:paraId="428262A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19AD375E" w14:textId="0ACCE754"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0.116015817385318</w:t>
            </w:r>
          </w:p>
        </w:tc>
      </w:tr>
      <w:tr w:rsidR="0017646C" w:rsidRPr="00C910C4" w14:paraId="023147CA" w14:textId="77777777" w:rsidTr="000D2988">
        <w:trPr>
          <w:cantSplit/>
          <w:trHeight w:val="1134"/>
        </w:trPr>
        <w:tc>
          <w:tcPr>
            <w:tcW w:w="935" w:type="dxa"/>
            <w:vMerge/>
            <w:shd w:val="clear" w:color="auto" w:fill="538135" w:themeFill="accent6" w:themeFillShade="BF"/>
            <w:textDirection w:val="btLr"/>
          </w:tcPr>
          <w:p w14:paraId="4F11CE0B" w14:textId="3EEBFA3E" w:rsidR="0017646C" w:rsidRDefault="0017646C" w:rsidP="00492138">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91A5B60" w14:textId="754D3717" w:rsidR="0017646C" w:rsidRPr="0017646C" w:rsidRDefault="0017646C" w:rsidP="00492138">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Coverage Long [°]</w:t>
            </w:r>
          </w:p>
        </w:tc>
        <w:tc>
          <w:tcPr>
            <w:tcW w:w="630" w:type="dxa"/>
            <w:shd w:val="clear" w:color="auto" w:fill="FFFFFF"/>
          </w:tcPr>
          <w:p w14:paraId="03307AD9" w14:textId="068A89F5" w:rsidR="0017646C" w:rsidRPr="00C910C4" w:rsidRDefault="0017646C" w:rsidP="00492138">
            <w:pPr>
              <w:jc w:val="center"/>
              <w:rPr>
                <w:rFonts w:eastAsia="Times New Roman"/>
                <w:color w:val="000000"/>
                <w:sz w:val="22"/>
                <w:szCs w:val="22"/>
                <w:lang w:eastAsia="en-US"/>
              </w:rPr>
            </w:pPr>
            <w:r>
              <w:rPr>
                <w:rFonts w:eastAsia="Times New Roman"/>
                <w:color w:val="000000"/>
                <w:sz w:val="22"/>
                <w:szCs w:val="22"/>
                <w:lang w:eastAsia="en-US"/>
              </w:rPr>
              <w:t>X</w:t>
            </w:r>
          </w:p>
        </w:tc>
        <w:tc>
          <w:tcPr>
            <w:tcW w:w="7646" w:type="dxa"/>
            <w:shd w:val="clear" w:color="auto" w:fill="FFFFFF"/>
          </w:tcPr>
          <w:p w14:paraId="4F540B89" w14:textId="05FDA585"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 xml:space="preserve">Maximum coverage in longitude  which means the maximum difference in longitudes between the four corners of the </w:t>
            </w:r>
            <w:proofErr w:type="spellStart"/>
            <w:r>
              <w:rPr>
                <w:rFonts w:eastAsia="Times New Roman"/>
                <w:color w:val="000000"/>
                <w:sz w:val="22"/>
                <w:szCs w:val="22"/>
                <w:lang w:eastAsia="en-US"/>
              </w:rPr>
              <w:t>FoV</w:t>
            </w:r>
            <w:proofErr w:type="spellEnd"/>
          </w:p>
          <w:p w14:paraId="2BA73222" w14:textId="77777777" w:rsidR="0017646C" w:rsidRDefault="0017646C" w:rsidP="00492138">
            <w:pPr>
              <w:jc w:val="left"/>
              <w:rPr>
                <w:rFonts w:eastAsia="Times New Roman"/>
                <w:color w:val="000000"/>
                <w:sz w:val="22"/>
                <w:szCs w:val="22"/>
                <w:lang w:eastAsia="en-US"/>
              </w:rPr>
            </w:pPr>
            <w:r>
              <w:rPr>
                <w:rFonts w:eastAsia="Times New Roman"/>
                <w:color w:val="000000"/>
                <w:sz w:val="22"/>
                <w:szCs w:val="22"/>
                <w:lang w:eastAsia="en-US"/>
              </w:rPr>
              <w:t>i.e.</w:t>
            </w:r>
          </w:p>
          <w:p w14:paraId="75E58BCE" w14:textId="2496DC75" w:rsidR="0017646C" w:rsidRPr="00C910C4" w:rsidRDefault="0017646C" w:rsidP="00BD42AE">
            <w:pPr>
              <w:jc w:val="right"/>
              <w:rPr>
                <w:rFonts w:eastAsia="Times New Roman"/>
                <w:color w:val="000000"/>
                <w:sz w:val="22"/>
                <w:szCs w:val="22"/>
                <w:lang w:eastAsia="en-US"/>
              </w:rPr>
            </w:pPr>
            <w:r w:rsidRPr="00BD42AE">
              <w:rPr>
                <w:rFonts w:eastAsia="Times New Roman"/>
                <w:color w:val="000000"/>
                <w:sz w:val="22"/>
                <w:szCs w:val="22"/>
                <w:lang w:eastAsia="en-US"/>
              </w:rPr>
              <w:t>0.989568558788449</w:t>
            </w:r>
          </w:p>
        </w:tc>
      </w:tr>
      <w:tr w:rsidR="0017646C" w:rsidRPr="00C910C4" w14:paraId="7A885DC6" w14:textId="77777777" w:rsidTr="000D2988">
        <w:trPr>
          <w:cantSplit/>
          <w:trHeight w:val="1134"/>
        </w:trPr>
        <w:tc>
          <w:tcPr>
            <w:tcW w:w="935" w:type="dxa"/>
            <w:vMerge/>
            <w:shd w:val="clear" w:color="auto" w:fill="538135" w:themeFill="accent6" w:themeFillShade="BF"/>
            <w:textDirection w:val="btLr"/>
            <w:hideMark/>
          </w:tcPr>
          <w:p w14:paraId="23ADCC08" w14:textId="7345EA8F" w:rsidR="0017646C" w:rsidRPr="00C910C4" w:rsidRDefault="0017646C" w:rsidP="00BD42AE">
            <w:pPr>
              <w:ind w:left="113" w:right="113"/>
              <w:jc w:val="center"/>
              <w:rPr>
                <w:rFonts w:eastAsia="Times New Roman"/>
                <w:color w:val="000000"/>
                <w:sz w:val="22"/>
                <w:szCs w:val="22"/>
                <w:lang w:eastAsia="en-US"/>
              </w:rPr>
            </w:pPr>
          </w:p>
        </w:tc>
        <w:tc>
          <w:tcPr>
            <w:tcW w:w="864" w:type="dxa"/>
            <w:shd w:val="clear" w:color="auto" w:fill="FFFFFF"/>
            <w:noWrap/>
            <w:tcMar>
              <w:top w:w="15" w:type="dxa"/>
              <w:left w:w="15" w:type="dxa"/>
              <w:bottom w:w="0" w:type="dxa"/>
              <w:right w:w="15" w:type="dxa"/>
            </w:tcMar>
            <w:textDirection w:val="btLr"/>
            <w:vAlign w:val="bottom"/>
            <w:hideMark/>
          </w:tcPr>
          <w:p w14:paraId="400F9CDB"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w:t>
            </w:r>
            <w:proofErr w:type="spellEnd"/>
          </w:p>
          <w:p w14:paraId="424B6D34" w14:textId="295F175A"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 xml:space="preserve">swath </w:t>
            </w:r>
          </w:p>
          <w:p w14:paraId="5D791FFA" w14:textId="137A0EC8"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[km]</w:t>
            </w:r>
          </w:p>
        </w:tc>
        <w:tc>
          <w:tcPr>
            <w:tcW w:w="630" w:type="dxa"/>
            <w:shd w:val="clear" w:color="auto" w:fill="FFFFFF"/>
          </w:tcPr>
          <w:p w14:paraId="73D851E2" w14:textId="66DBE95B"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AB</w:t>
            </w:r>
          </w:p>
        </w:tc>
        <w:tc>
          <w:tcPr>
            <w:tcW w:w="7646" w:type="dxa"/>
            <w:shd w:val="clear" w:color="auto" w:fill="FFFFFF"/>
            <w:hideMark/>
          </w:tcPr>
          <w:p w14:paraId="4D675EA5" w14:textId="1B2EF50F"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Maximum coverage of the instrument in km considering 1 of its columns of the detector. In case of polar orbit and nadir pointing it corresponds the swath AT and it is compatible with the </w:t>
            </w:r>
            <w:proofErr w:type="spellStart"/>
            <w:r>
              <w:rPr>
                <w:rFonts w:eastAsia="Times New Roman"/>
                <w:color w:val="000000"/>
                <w:sz w:val="22"/>
                <w:szCs w:val="22"/>
                <w:lang w:eastAsia="en-US"/>
              </w:rPr>
              <w:t>Colverage</w:t>
            </w:r>
            <w:proofErr w:type="spellEnd"/>
            <w:r>
              <w:rPr>
                <w:rFonts w:eastAsia="Times New Roman"/>
                <w:color w:val="000000"/>
                <w:sz w:val="22"/>
                <w:szCs w:val="22"/>
                <w:lang w:eastAsia="en-US"/>
              </w:rPr>
              <w:t xml:space="preserve"> Lat (W)</w:t>
            </w:r>
          </w:p>
          <w:p w14:paraId="11A6AEC5"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685D28A1" w14:textId="311C5D55" w:rsidR="0017646C" w:rsidRPr="00C910C4" w:rsidRDefault="0017646C" w:rsidP="007B43EE">
            <w:pPr>
              <w:jc w:val="right"/>
              <w:rPr>
                <w:rFonts w:eastAsia="Times New Roman"/>
                <w:color w:val="000000"/>
                <w:sz w:val="22"/>
                <w:szCs w:val="22"/>
                <w:lang w:eastAsia="en-US"/>
              </w:rPr>
            </w:pPr>
            <w:r w:rsidRPr="00BD42AE">
              <w:rPr>
                <w:rFonts w:eastAsia="Times New Roman"/>
                <w:color w:val="000000"/>
                <w:sz w:val="22"/>
                <w:szCs w:val="22"/>
                <w:lang w:eastAsia="en-US"/>
              </w:rPr>
              <w:t>4.93271214226231</w:t>
            </w:r>
          </w:p>
        </w:tc>
      </w:tr>
      <w:tr w:rsidR="0017646C" w:rsidRPr="00C910C4" w14:paraId="530EE2A9" w14:textId="77777777" w:rsidTr="000D2988">
        <w:trPr>
          <w:cantSplit/>
          <w:trHeight w:val="1134"/>
        </w:trPr>
        <w:tc>
          <w:tcPr>
            <w:tcW w:w="935" w:type="dxa"/>
            <w:vMerge/>
            <w:shd w:val="clear" w:color="auto" w:fill="538135" w:themeFill="accent6" w:themeFillShade="BF"/>
            <w:textDirection w:val="btLr"/>
          </w:tcPr>
          <w:p w14:paraId="76296C0F" w14:textId="77777777" w:rsidR="0017646C" w:rsidRPr="00C910C4" w:rsidRDefault="0017646C" w:rsidP="00BD42AE">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3B9C95DE" w14:textId="77777777" w:rsidR="0017646C" w:rsidRPr="0017646C" w:rsidRDefault="0017646C" w:rsidP="00BD42AE">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w:t>
            </w:r>
            <w:proofErr w:type="spellEnd"/>
          </w:p>
          <w:p w14:paraId="2E2366D3" w14:textId="636883FE" w:rsidR="0017646C" w:rsidRPr="0017646C" w:rsidRDefault="0017646C"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swath [km]</w:t>
            </w:r>
          </w:p>
        </w:tc>
        <w:tc>
          <w:tcPr>
            <w:tcW w:w="630" w:type="dxa"/>
            <w:shd w:val="clear" w:color="auto" w:fill="FFFFFF"/>
          </w:tcPr>
          <w:p w14:paraId="0353D394" w14:textId="5935770C" w:rsidR="0017646C" w:rsidRPr="00C910C4" w:rsidRDefault="0017646C" w:rsidP="00BD42AE">
            <w:pPr>
              <w:jc w:val="center"/>
              <w:rPr>
                <w:rFonts w:eastAsia="Times New Roman"/>
                <w:color w:val="000000"/>
                <w:sz w:val="22"/>
                <w:szCs w:val="22"/>
                <w:lang w:eastAsia="en-US"/>
              </w:rPr>
            </w:pPr>
            <w:r>
              <w:rPr>
                <w:rFonts w:eastAsia="Times New Roman"/>
                <w:color w:val="000000"/>
                <w:sz w:val="22"/>
                <w:szCs w:val="22"/>
                <w:lang w:eastAsia="en-US"/>
              </w:rPr>
              <w:t>AC</w:t>
            </w:r>
          </w:p>
        </w:tc>
        <w:tc>
          <w:tcPr>
            <w:tcW w:w="7646" w:type="dxa"/>
            <w:shd w:val="clear" w:color="auto" w:fill="FFFFFF"/>
          </w:tcPr>
          <w:p w14:paraId="63409FE7" w14:textId="77777777" w:rsidR="0017646C" w:rsidRDefault="0017646C" w:rsidP="00BD42AE">
            <w:pPr>
              <w:rPr>
                <w:rFonts w:eastAsia="Times New Roman"/>
                <w:color w:val="000000"/>
                <w:sz w:val="22"/>
                <w:szCs w:val="22"/>
                <w:lang w:eastAsia="en-US"/>
              </w:rPr>
            </w:pPr>
            <w:r>
              <w:rPr>
                <w:rFonts w:eastAsia="Times New Roman"/>
                <w:color w:val="000000"/>
                <w:sz w:val="22"/>
                <w:szCs w:val="22"/>
                <w:lang w:eastAsia="en-US"/>
              </w:rPr>
              <w:t>Maximum coverage of the instrument in km considering 1 of its rows of the detector.</w:t>
            </w:r>
          </w:p>
          <w:p w14:paraId="72649FC5" w14:textId="11669B59" w:rsidR="0017646C" w:rsidRDefault="0017646C" w:rsidP="00BD42AE">
            <w:pPr>
              <w:rPr>
                <w:rFonts w:eastAsia="Times New Roman"/>
                <w:color w:val="000000"/>
                <w:sz w:val="22"/>
                <w:szCs w:val="22"/>
                <w:lang w:eastAsia="en-US"/>
              </w:rPr>
            </w:pPr>
            <w:r>
              <w:rPr>
                <w:rFonts w:eastAsia="Times New Roman"/>
                <w:color w:val="000000"/>
                <w:sz w:val="22"/>
                <w:szCs w:val="22"/>
                <w:lang w:eastAsia="en-US"/>
              </w:rPr>
              <w:t xml:space="preserve">In case of polar orbit and nadir pointing it corresponds the swath CT and it is compatible with the </w:t>
            </w:r>
            <w:proofErr w:type="spellStart"/>
            <w:r>
              <w:rPr>
                <w:rFonts w:eastAsia="Times New Roman"/>
                <w:color w:val="000000"/>
                <w:sz w:val="22"/>
                <w:szCs w:val="22"/>
                <w:lang w:eastAsia="en-US"/>
              </w:rPr>
              <w:t>Colverage</w:t>
            </w:r>
            <w:proofErr w:type="spellEnd"/>
            <w:r>
              <w:rPr>
                <w:rFonts w:eastAsia="Times New Roman"/>
                <w:color w:val="000000"/>
                <w:sz w:val="22"/>
                <w:szCs w:val="22"/>
                <w:lang w:eastAsia="en-US"/>
              </w:rPr>
              <w:t xml:space="preserve"> Long (W)</w:t>
            </w:r>
          </w:p>
          <w:p w14:paraId="195235BD" w14:textId="77777777" w:rsidR="0017646C" w:rsidRDefault="0017646C" w:rsidP="00BD42AE">
            <w:pPr>
              <w:jc w:val="left"/>
              <w:rPr>
                <w:rFonts w:eastAsia="Times New Roman"/>
                <w:color w:val="000000"/>
                <w:sz w:val="22"/>
                <w:szCs w:val="22"/>
                <w:lang w:eastAsia="en-US"/>
              </w:rPr>
            </w:pPr>
            <w:r>
              <w:rPr>
                <w:rFonts w:eastAsia="Times New Roman"/>
                <w:color w:val="000000"/>
                <w:sz w:val="22"/>
                <w:szCs w:val="22"/>
                <w:lang w:eastAsia="en-US"/>
              </w:rPr>
              <w:t>i.e.</w:t>
            </w:r>
          </w:p>
          <w:p w14:paraId="1F2C6B5F" w14:textId="09C708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15.7980244862725</w:t>
            </w:r>
          </w:p>
        </w:tc>
      </w:tr>
      <w:tr w:rsidR="0017646C" w:rsidRPr="00C910C4" w14:paraId="7A48B287" w14:textId="77777777" w:rsidTr="000D2988">
        <w:trPr>
          <w:cantSplit/>
          <w:trHeight w:val="1134"/>
        </w:trPr>
        <w:tc>
          <w:tcPr>
            <w:tcW w:w="935" w:type="dxa"/>
            <w:vMerge/>
            <w:shd w:val="clear" w:color="auto" w:fill="538135" w:themeFill="accent6" w:themeFillShade="BF"/>
            <w:textDirection w:val="btLr"/>
          </w:tcPr>
          <w:p w14:paraId="6EA86EA9"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4EAA458D" w14:textId="3608879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Hdir_pog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53B0B4F" w14:textId="143A3911"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AD</w:t>
            </w:r>
          </w:p>
        </w:tc>
        <w:tc>
          <w:tcPr>
            <w:tcW w:w="7646" w:type="dxa"/>
            <w:shd w:val="clear" w:color="auto" w:fill="FFFFFF"/>
          </w:tcPr>
          <w:p w14:paraId="5F2311BC" w14:textId="3E91BE1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columns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AT</w:t>
            </w:r>
            <w:r w:rsidR="000112B8">
              <w:rPr>
                <w:rFonts w:eastAsia="Times New Roman"/>
                <w:color w:val="000000"/>
                <w:sz w:val="22"/>
                <w:szCs w:val="22"/>
                <w:lang w:eastAsia="en-US"/>
              </w:rPr>
              <w:t xml:space="preserve"> as shown in following figure</w:t>
            </w:r>
            <w:r>
              <w:rPr>
                <w:rFonts w:eastAsia="Times New Roman"/>
                <w:color w:val="000000"/>
                <w:sz w:val="22"/>
                <w:szCs w:val="22"/>
                <w:lang w:eastAsia="en-US"/>
              </w:rPr>
              <w:t>.</w:t>
            </w:r>
          </w:p>
          <w:p w14:paraId="7835C9F9" w14:textId="77777777" w:rsidR="000112B8" w:rsidRDefault="000112B8" w:rsidP="0017646C">
            <w:pPr>
              <w:rPr>
                <w:rFonts w:eastAsia="Times New Roman"/>
                <w:color w:val="000000"/>
                <w:sz w:val="22"/>
                <w:szCs w:val="22"/>
                <w:lang w:eastAsia="en-US"/>
              </w:rPr>
            </w:pPr>
          </w:p>
          <w:p w14:paraId="7C07827C" w14:textId="77777777" w:rsidR="000112B8" w:rsidRDefault="000112B8" w:rsidP="000112B8">
            <w:pPr>
              <w:keepNext/>
              <w:jc w:val="center"/>
            </w:pPr>
            <w:r w:rsidRPr="00A9337E">
              <w:rPr>
                <w:noProof/>
                <w:lang w:val="it-IT"/>
              </w:rPr>
              <w:drawing>
                <wp:inline distT="0" distB="0" distL="0" distR="0" wp14:anchorId="44A678C1" wp14:editId="4875476D">
                  <wp:extent cx="3352800" cy="1767251"/>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3372254" cy="1777505"/>
                          </a:xfrm>
                          <a:prstGeom prst="rect">
                            <a:avLst/>
                          </a:prstGeom>
                        </pic:spPr>
                      </pic:pic>
                    </a:graphicData>
                  </a:graphic>
                </wp:inline>
              </w:drawing>
            </w:r>
          </w:p>
          <w:p w14:paraId="363ED544" w14:textId="52A158CC" w:rsidR="000112B8" w:rsidRPr="000112B8" w:rsidRDefault="000112B8" w:rsidP="000112B8">
            <w:pPr>
              <w:pStyle w:val="Didascalia"/>
              <w:rPr>
                <w:rFonts w:eastAsia="Times New Roman"/>
                <w:i w:val="0"/>
                <w:iCs w:val="0"/>
                <w:color w:val="000000"/>
                <w:sz w:val="22"/>
                <w:szCs w:val="22"/>
                <w:lang w:eastAsia="en-US"/>
              </w:rPr>
            </w:pPr>
            <w:bookmarkStart w:id="229" w:name="_Ref119399247"/>
            <w:r w:rsidRPr="000112B8">
              <w:rPr>
                <w:rFonts w:eastAsia="Times New Roman"/>
                <w:i w:val="0"/>
                <w:iCs w:val="0"/>
                <w:color w:val="000000"/>
                <w:sz w:val="22"/>
                <w:szCs w:val="22"/>
                <w:lang w:eastAsia="en-US"/>
              </w:rPr>
              <w:t xml:space="preserve">Figure </w:t>
            </w:r>
            <w:r w:rsidRPr="000112B8">
              <w:rPr>
                <w:rFonts w:eastAsia="Times New Roman"/>
                <w:i w:val="0"/>
                <w:iCs w:val="0"/>
                <w:color w:val="000000"/>
                <w:sz w:val="22"/>
                <w:szCs w:val="22"/>
                <w:lang w:eastAsia="en-US"/>
              </w:rPr>
              <w:fldChar w:fldCharType="begin"/>
            </w:r>
            <w:r w:rsidRPr="000112B8">
              <w:rPr>
                <w:rFonts w:eastAsia="Times New Roman"/>
                <w:i w:val="0"/>
                <w:iCs w:val="0"/>
                <w:color w:val="000000"/>
                <w:sz w:val="22"/>
                <w:szCs w:val="22"/>
                <w:lang w:eastAsia="en-US"/>
              </w:rPr>
              <w:instrText xml:space="preserve"> SEQ Figure \* ARABIC </w:instrText>
            </w:r>
            <w:r w:rsidRPr="000112B8">
              <w:rPr>
                <w:rFonts w:eastAsia="Times New Roman"/>
                <w:i w:val="0"/>
                <w:iCs w:val="0"/>
                <w:color w:val="000000"/>
                <w:sz w:val="22"/>
                <w:szCs w:val="22"/>
                <w:lang w:eastAsia="en-US"/>
              </w:rPr>
              <w:fldChar w:fldCharType="separate"/>
            </w:r>
            <w:r w:rsidR="00F22495">
              <w:rPr>
                <w:rFonts w:eastAsia="Times New Roman"/>
                <w:i w:val="0"/>
                <w:iCs w:val="0"/>
                <w:noProof/>
                <w:color w:val="000000"/>
                <w:sz w:val="22"/>
                <w:szCs w:val="22"/>
                <w:lang w:eastAsia="en-US"/>
              </w:rPr>
              <w:t>5</w:t>
            </w:r>
            <w:r w:rsidRPr="000112B8">
              <w:rPr>
                <w:rFonts w:eastAsia="Times New Roman"/>
                <w:i w:val="0"/>
                <w:iCs w:val="0"/>
                <w:color w:val="000000"/>
                <w:sz w:val="22"/>
                <w:szCs w:val="22"/>
                <w:lang w:eastAsia="en-US"/>
              </w:rPr>
              <w:fldChar w:fldCharType="end"/>
            </w:r>
            <w:bookmarkEnd w:id="229"/>
            <w:r w:rsidRPr="000112B8">
              <w:rPr>
                <w:rFonts w:eastAsia="Times New Roman"/>
                <w:i w:val="0"/>
                <w:iCs w:val="0"/>
                <w:color w:val="000000"/>
                <w:sz w:val="22"/>
                <w:szCs w:val="22"/>
                <w:lang w:eastAsia="en-US"/>
              </w:rPr>
              <w:t xml:space="preserve"> Scheme of the geometric components involved in the SK procedures. In green, the output of the GETFOV which define Fo1,Fo2,Fo3,Fo4; in blue, the SINCPT output</w:t>
            </w:r>
          </w:p>
          <w:p w14:paraId="5F6C4E1C"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752DD4C6" w14:textId="3B732148"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0.00770736272228486</w:t>
            </w:r>
          </w:p>
        </w:tc>
      </w:tr>
      <w:tr w:rsidR="0017646C" w:rsidRPr="00C910C4" w14:paraId="28126708" w14:textId="77777777" w:rsidTr="000D2988">
        <w:trPr>
          <w:cantSplit/>
          <w:trHeight w:val="1134"/>
        </w:trPr>
        <w:tc>
          <w:tcPr>
            <w:tcW w:w="935" w:type="dxa"/>
            <w:vMerge/>
            <w:shd w:val="clear" w:color="auto" w:fill="538135" w:themeFill="accent6" w:themeFillShade="BF"/>
            <w:textDirection w:val="btLr"/>
          </w:tcPr>
          <w:p w14:paraId="63D1810F" w14:textId="77777777" w:rsidR="0017646C" w:rsidRPr="00C910C4" w:rsidRDefault="0017646C" w:rsidP="0017646C">
            <w:pPr>
              <w:ind w:left="113" w:right="113"/>
              <w:jc w:val="center"/>
              <w:rPr>
                <w:rFonts w:eastAsia="Times New Roman"/>
                <w:b/>
                <w:bCs/>
                <w:color w:val="FFFFFF"/>
                <w:sz w:val="22"/>
                <w:szCs w:val="22"/>
                <w:lang w:eastAsia="en-US"/>
              </w:rPr>
            </w:pPr>
          </w:p>
        </w:tc>
        <w:tc>
          <w:tcPr>
            <w:tcW w:w="864" w:type="dxa"/>
            <w:shd w:val="clear" w:color="auto" w:fill="FFFFFF"/>
            <w:noWrap/>
            <w:tcMar>
              <w:top w:w="15" w:type="dxa"/>
              <w:left w:w="15" w:type="dxa"/>
              <w:bottom w:w="0" w:type="dxa"/>
              <w:right w:w="15" w:type="dxa"/>
            </w:tcMar>
            <w:textDirection w:val="btLr"/>
            <w:vAlign w:val="bottom"/>
          </w:tcPr>
          <w:p w14:paraId="7750FAC8" w14:textId="2DE00210" w:rsidR="0017646C" w:rsidRPr="0017646C" w:rsidRDefault="0017646C" w:rsidP="0017646C">
            <w:pPr>
              <w:ind w:left="113" w:right="113"/>
              <w:jc w:val="center"/>
              <w:rPr>
                <w:rFonts w:eastAsia="Times New Roman"/>
                <w:color w:val="000000"/>
                <w:sz w:val="20"/>
                <w:szCs w:val="20"/>
                <w:lang w:eastAsia="en-US"/>
              </w:rPr>
            </w:pPr>
            <w:proofErr w:type="spellStart"/>
            <w:r w:rsidRPr="0017646C">
              <w:rPr>
                <w:rFonts w:eastAsia="Times New Roman"/>
                <w:color w:val="000000"/>
                <w:sz w:val="20"/>
                <w:szCs w:val="20"/>
                <w:lang w:eastAsia="en-US"/>
              </w:rPr>
              <w:t>Wdir_pog</w:t>
            </w:r>
            <w:proofErr w:type="spellEnd"/>
            <w:r w:rsidRPr="0017646C">
              <w:rPr>
                <w:rFonts w:eastAsia="Times New Roman"/>
                <w:color w:val="000000"/>
                <w:sz w:val="20"/>
                <w:szCs w:val="20"/>
                <w:lang w:eastAsia="en-US"/>
              </w:rPr>
              <w:t xml:space="preserve"> [km]</w:t>
            </w:r>
          </w:p>
        </w:tc>
        <w:tc>
          <w:tcPr>
            <w:tcW w:w="630" w:type="dxa"/>
            <w:shd w:val="clear" w:color="auto" w:fill="FFFFFF"/>
          </w:tcPr>
          <w:p w14:paraId="78B1BECB" w14:textId="541949DB" w:rsidR="0017646C" w:rsidRPr="00C910C4" w:rsidRDefault="0017646C" w:rsidP="0017646C">
            <w:pPr>
              <w:jc w:val="center"/>
              <w:rPr>
                <w:rFonts w:eastAsia="Times New Roman"/>
                <w:color w:val="000000"/>
                <w:sz w:val="22"/>
                <w:szCs w:val="22"/>
                <w:lang w:eastAsia="en-US"/>
              </w:rPr>
            </w:pPr>
            <w:r>
              <w:rPr>
                <w:rFonts w:eastAsia="Times New Roman"/>
                <w:color w:val="000000"/>
                <w:sz w:val="22"/>
                <w:szCs w:val="22"/>
                <w:lang w:eastAsia="en-US"/>
              </w:rPr>
              <w:t>AE</w:t>
            </w:r>
          </w:p>
        </w:tc>
        <w:tc>
          <w:tcPr>
            <w:tcW w:w="7646" w:type="dxa"/>
            <w:shd w:val="clear" w:color="auto" w:fill="FFFFFF"/>
          </w:tcPr>
          <w:p w14:paraId="78A99DEC" w14:textId="32442834" w:rsidR="0017646C" w:rsidRDefault="0017646C" w:rsidP="0017646C">
            <w:pPr>
              <w:rPr>
                <w:rFonts w:eastAsia="Times New Roman"/>
                <w:color w:val="000000"/>
                <w:sz w:val="22"/>
                <w:szCs w:val="22"/>
                <w:lang w:eastAsia="en-US"/>
              </w:rPr>
            </w:pPr>
            <w:r>
              <w:rPr>
                <w:rFonts w:eastAsia="Times New Roman"/>
                <w:color w:val="000000"/>
                <w:sz w:val="22"/>
                <w:szCs w:val="22"/>
                <w:lang w:eastAsia="en-US"/>
              </w:rPr>
              <w:t xml:space="preserve">Pixel on ground dimension in the direction of the rows of the detector. In case of polar orbit and nadir pointing it corresponds the </w:t>
            </w:r>
            <w:proofErr w:type="spellStart"/>
            <w:r>
              <w:rPr>
                <w:rFonts w:eastAsia="Times New Roman"/>
                <w:color w:val="000000"/>
                <w:sz w:val="22"/>
                <w:szCs w:val="22"/>
                <w:lang w:eastAsia="en-US"/>
              </w:rPr>
              <w:t>pog</w:t>
            </w:r>
            <w:proofErr w:type="spellEnd"/>
            <w:r>
              <w:rPr>
                <w:rFonts w:eastAsia="Times New Roman"/>
                <w:color w:val="000000"/>
                <w:sz w:val="22"/>
                <w:szCs w:val="22"/>
                <w:lang w:eastAsia="en-US"/>
              </w:rPr>
              <w:t xml:space="preserve"> CT.</w:t>
            </w:r>
          </w:p>
          <w:p w14:paraId="204C001D" w14:textId="77777777" w:rsidR="0017646C" w:rsidRDefault="0017646C" w:rsidP="0017646C">
            <w:pPr>
              <w:jc w:val="left"/>
              <w:rPr>
                <w:rFonts w:eastAsia="Times New Roman"/>
                <w:color w:val="000000"/>
                <w:sz w:val="22"/>
                <w:szCs w:val="22"/>
                <w:lang w:eastAsia="en-US"/>
              </w:rPr>
            </w:pPr>
            <w:r>
              <w:rPr>
                <w:rFonts w:eastAsia="Times New Roman"/>
                <w:color w:val="000000"/>
                <w:sz w:val="22"/>
                <w:szCs w:val="22"/>
                <w:lang w:eastAsia="en-US"/>
              </w:rPr>
              <w:t>i.e.</w:t>
            </w:r>
          </w:p>
          <w:p w14:paraId="55F16090" w14:textId="6E53F0DB" w:rsidR="0017646C" w:rsidRPr="00C910C4" w:rsidRDefault="0017646C" w:rsidP="007B43EE">
            <w:pPr>
              <w:jc w:val="right"/>
              <w:rPr>
                <w:rFonts w:eastAsia="Times New Roman"/>
                <w:color w:val="000000"/>
                <w:sz w:val="22"/>
                <w:szCs w:val="22"/>
                <w:lang w:eastAsia="en-US"/>
              </w:rPr>
            </w:pPr>
            <w:r w:rsidRPr="0017646C">
              <w:rPr>
                <w:rFonts w:eastAsia="Times New Roman"/>
                <w:color w:val="000000"/>
                <w:sz w:val="22"/>
                <w:szCs w:val="22"/>
                <w:lang w:eastAsia="en-US"/>
              </w:rPr>
              <w:t>0.00771387914368776</w:t>
            </w:r>
          </w:p>
        </w:tc>
      </w:tr>
      <w:tr w:rsidR="00BD42AE" w:rsidRPr="00C910C4" w14:paraId="51ED1AF2" w14:textId="77777777" w:rsidTr="000D2988">
        <w:trPr>
          <w:cantSplit/>
          <w:trHeight w:val="1134"/>
        </w:trPr>
        <w:tc>
          <w:tcPr>
            <w:tcW w:w="935" w:type="dxa"/>
            <w:shd w:val="clear" w:color="auto" w:fill="538135" w:themeFill="accent6" w:themeFillShade="BF"/>
            <w:textDirection w:val="btLr"/>
          </w:tcPr>
          <w:p w14:paraId="3DB0DAC6" w14:textId="08574698" w:rsidR="00BD42AE" w:rsidRPr="00C910C4" w:rsidRDefault="00BD42AE" w:rsidP="00BD42AE">
            <w:pPr>
              <w:ind w:left="113" w:right="113"/>
              <w:jc w:val="center"/>
              <w:rPr>
                <w:rFonts w:eastAsia="Times New Roman"/>
                <w:b/>
                <w:bCs/>
                <w:color w:val="FFFFFF"/>
                <w:sz w:val="22"/>
                <w:szCs w:val="22"/>
                <w:lang w:eastAsia="en-US"/>
              </w:rPr>
            </w:pPr>
            <w:r>
              <w:rPr>
                <w:rFonts w:eastAsia="Times New Roman"/>
                <w:b/>
                <w:bCs/>
                <w:color w:val="FFFFFF"/>
                <w:sz w:val="22"/>
                <w:szCs w:val="22"/>
                <w:lang w:eastAsia="en-US"/>
              </w:rPr>
              <w:t>MTA</w:t>
            </w:r>
          </w:p>
        </w:tc>
        <w:tc>
          <w:tcPr>
            <w:tcW w:w="864" w:type="dxa"/>
            <w:shd w:val="clear" w:color="auto" w:fill="FFFFFF"/>
            <w:noWrap/>
            <w:tcMar>
              <w:top w:w="15" w:type="dxa"/>
              <w:left w:w="15" w:type="dxa"/>
              <w:bottom w:w="0" w:type="dxa"/>
              <w:right w:w="15" w:type="dxa"/>
            </w:tcMar>
            <w:textDirection w:val="btLr"/>
            <w:vAlign w:val="bottom"/>
          </w:tcPr>
          <w:p w14:paraId="0D335807" w14:textId="77777777"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MTA</w:t>
            </w:r>
          </w:p>
          <w:p w14:paraId="44C5A629" w14:textId="0FE2DC8A" w:rsidR="00BD42AE" w:rsidRPr="0017646C" w:rsidRDefault="00BD42AE" w:rsidP="00BD42AE">
            <w:pPr>
              <w:ind w:left="113" w:right="113"/>
              <w:jc w:val="center"/>
              <w:rPr>
                <w:rFonts w:eastAsia="Times New Roman"/>
                <w:color w:val="000000"/>
                <w:sz w:val="20"/>
                <w:szCs w:val="20"/>
                <w:lang w:eastAsia="en-US"/>
              </w:rPr>
            </w:pPr>
            <w:r w:rsidRPr="0017646C">
              <w:rPr>
                <w:rFonts w:eastAsia="Times New Roman"/>
                <w:color w:val="000000"/>
                <w:sz w:val="20"/>
                <w:szCs w:val="20"/>
                <w:lang w:eastAsia="en-US"/>
              </w:rPr>
              <w:t>[°]</w:t>
            </w:r>
          </w:p>
        </w:tc>
        <w:tc>
          <w:tcPr>
            <w:tcW w:w="630" w:type="dxa"/>
            <w:shd w:val="clear" w:color="auto" w:fill="FFFFFF"/>
          </w:tcPr>
          <w:p w14:paraId="6D8450A1" w14:textId="67082729" w:rsidR="00BD42AE" w:rsidRPr="00C910C4" w:rsidRDefault="00BD42AE" w:rsidP="00BD42AE">
            <w:pPr>
              <w:jc w:val="center"/>
              <w:rPr>
                <w:rFonts w:eastAsia="Times New Roman"/>
                <w:color w:val="000000"/>
                <w:sz w:val="22"/>
                <w:szCs w:val="22"/>
                <w:lang w:eastAsia="en-US"/>
              </w:rPr>
            </w:pPr>
            <w:r>
              <w:rPr>
                <w:rFonts w:eastAsia="Times New Roman"/>
                <w:color w:val="000000"/>
                <w:sz w:val="22"/>
                <w:szCs w:val="22"/>
                <w:lang w:eastAsia="en-US"/>
              </w:rPr>
              <w:t>AA</w:t>
            </w:r>
          </w:p>
        </w:tc>
        <w:tc>
          <w:tcPr>
            <w:tcW w:w="7646" w:type="dxa"/>
            <w:shd w:val="clear" w:color="auto" w:fill="FFFFFF"/>
          </w:tcPr>
          <w:p w14:paraId="7B26C42E" w14:textId="64B72108"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Mercury true anomaly of the planet at the epoch of the acquisition. MTA ide defined in a range between [0 360].</w:t>
            </w:r>
          </w:p>
          <w:p w14:paraId="7523DD3F" w14:textId="77777777" w:rsidR="00BD42AE" w:rsidRDefault="00BD42AE" w:rsidP="00BD42AE">
            <w:pPr>
              <w:jc w:val="left"/>
              <w:rPr>
                <w:rFonts w:eastAsia="Times New Roman"/>
                <w:color w:val="000000"/>
                <w:sz w:val="22"/>
                <w:szCs w:val="22"/>
                <w:lang w:eastAsia="en-US"/>
              </w:rPr>
            </w:pPr>
            <w:r>
              <w:rPr>
                <w:rFonts w:eastAsia="Times New Roman"/>
                <w:color w:val="000000"/>
                <w:sz w:val="22"/>
                <w:szCs w:val="22"/>
                <w:lang w:eastAsia="en-US"/>
              </w:rPr>
              <w:t>i.e.</w:t>
            </w:r>
          </w:p>
          <w:p w14:paraId="0816133F" w14:textId="1604CC09" w:rsidR="00BD42AE" w:rsidRPr="00C910C4" w:rsidRDefault="00BD42AE" w:rsidP="00BD42AE">
            <w:pPr>
              <w:jc w:val="right"/>
              <w:rPr>
                <w:rFonts w:eastAsia="Times New Roman"/>
                <w:color w:val="000000"/>
                <w:sz w:val="22"/>
                <w:szCs w:val="22"/>
                <w:lang w:eastAsia="en-US"/>
              </w:rPr>
            </w:pPr>
            <w:r w:rsidRPr="00BD42AE">
              <w:rPr>
                <w:rFonts w:eastAsia="Times New Roman"/>
                <w:color w:val="000000"/>
                <w:sz w:val="22"/>
                <w:szCs w:val="22"/>
                <w:lang w:eastAsia="en-US"/>
              </w:rPr>
              <w:t>45.3538693986896</w:t>
            </w:r>
          </w:p>
        </w:tc>
      </w:tr>
    </w:tbl>
    <w:p w14:paraId="068D2052" w14:textId="77777777" w:rsidR="000112B8" w:rsidRDefault="000112B8" w:rsidP="000112B8"/>
    <w:p w14:paraId="7D61B100" w14:textId="27D041BD" w:rsidR="00F22495" w:rsidRDefault="00F22495" w:rsidP="000112B8"/>
    <w:p w14:paraId="171D052D" w14:textId="7D691D80" w:rsidR="00D84041" w:rsidRDefault="00D84041">
      <w:pPr>
        <w:rPr>
          <w:rFonts w:asciiTheme="majorHAnsi" w:hAnsiTheme="majorHAnsi" w:cstheme="majorBidi"/>
          <w:b/>
          <w:color w:val="2F5496" w:themeColor="accent1" w:themeShade="BF"/>
          <w:sz w:val="32"/>
          <w:szCs w:val="32"/>
          <w:highlight w:val="yellow"/>
        </w:rPr>
      </w:pPr>
      <w:r>
        <w:rPr>
          <w:highlight w:val="yellow"/>
        </w:rPr>
        <w:br w:type="page"/>
      </w:r>
    </w:p>
    <w:p w14:paraId="4F5C4286" w14:textId="6F386AB8" w:rsidR="00F22495" w:rsidRDefault="00F22495" w:rsidP="00F22495">
      <w:pPr>
        <w:pStyle w:val="Titolo1"/>
      </w:pPr>
      <w:bookmarkStart w:id="230" w:name="_Toc119401524"/>
      <w:bookmarkStart w:id="231" w:name="_Ref119401728"/>
      <w:r>
        <w:lastRenderedPageBreak/>
        <w:t>Future improvements</w:t>
      </w:r>
      <w:bookmarkEnd w:id="230"/>
      <w:bookmarkEnd w:id="231"/>
      <w:r>
        <w:t xml:space="preserve"> </w:t>
      </w:r>
    </w:p>
    <w:p w14:paraId="2170EAD8" w14:textId="577850B2" w:rsidR="00F22495" w:rsidRDefault="00F22495" w:rsidP="007338CF">
      <w:pPr>
        <w:pPrChange w:id="232" w:author="Romolo Politi" w:date="2022-11-17T10:11:00Z">
          <w:pPr>
            <w:pStyle w:val="Titolo1"/>
            <w:numPr>
              <w:numId w:val="0"/>
            </w:numPr>
            <w:ind w:left="0" w:firstLine="0"/>
          </w:pPr>
        </w:pPrChange>
      </w:pPr>
    </w:p>
    <w:p w14:paraId="3DBCAC1F" w14:textId="3212A303" w:rsidR="00F22495" w:rsidRDefault="00F22495" w:rsidP="00F22495">
      <w:r>
        <w:t>Two main issue</w:t>
      </w:r>
      <w:ins w:id="233" w:author="Romolo Politi" w:date="2022-11-17T10:11:00Z">
        <w:r w:rsidR="007338CF">
          <w:t>s</w:t>
        </w:r>
      </w:ins>
      <w:r>
        <w:t xml:space="preserve"> are still open in the development of the </w:t>
      </w:r>
      <w:proofErr w:type="spellStart"/>
      <w:r>
        <w:t>Simulatotor</w:t>
      </w:r>
      <w:proofErr w:type="spellEnd"/>
      <w:r>
        <w:t>:</w:t>
      </w:r>
    </w:p>
    <w:p w14:paraId="4D9DB51B" w14:textId="20739B41" w:rsidR="00F22495" w:rsidRDefault="00F22495" w:rsidP="00F22495">
      <w:pPr>
        <w:pStyle w:val="Paragrafoelenco"/>
        <w:numPr>
          <w:ilvl w:val="0"/>
          <w:numId w:val="19"/>
        </w:numPr>
      </w:pPr>
      <w:r>
        <w:t xml:space="preserve">Extension to known 3d model </w:t>
      </w:r>
    </w:p>
    <w:p w14:paraId="0E17CE1B" w14:textId="00BF6C46" w:rsidR="00F22495" w:rsidRDefault="00F22495" w:rsidP="00F22495">
      <w:pPr>
        <w:pStyle w:val="Paragrafoelenco"/>
        <w:numPr>
          <w:ilvl w:val="0"/>
          <w:numId w:val="19"/>
        </w:numPr>
      </w:pPr>
      <w:r>
        <w:t xml:space="preserve">Integration of the radiometric component </w:t>
      </w:r>
    </w:p>
    <w:p w14:paraId="4AA9706D" w14:textId="77777777" w:rsidR="00F22495" w:rsidRPr="00F22495" w:rsidRDefault="00F22495" w:rsidP="00F22495">
      <w:pPr>
        <w:pStyle w:val="Paragrafoelenco"/>
      </w:pPr>
    </w:p>
    <w:p w14:paraId="03EE23FC" w14:textId="2223AF06" w:rsidR="00F22495" w:rsidRDefault="00F22495" w:rsidP="00F22495">
      <w:r>
        <w:t xml:space="preserve">For what concert the first point, as explained in Section </w:t>
      </w:r>
      <w:r>
        <w:fldChar w:fldCharType="begin"/>
      </w:r>
      <w:r>
        <w:instrText xml:space="preserve"> REF _Ref119394794 \r \h </w:instrText>
      </w:r>
      <w:r>
        <w:fldChar w:fldCharType="separate"/>
      </w:r>
      <w:r>
        <w:t>6.4</w:t>
      </w:r>
      <w:r>
        <w:fldChar w:fldCharType="end"/>
      </w:r>
      <w:r>
        <w:t xml:space="preserve">,  the SOIM for now take advantage of the ellipsoidal approximation of the target body it is an open issue </w:t>
      </w:r>
      <w:r w:rsidRPr="00C910C4">
        <w:t>inserting 3D models for targets not supported by spice kernels. Process that is currently applicable for low resolution models only.</w:t>
      </w:r>
    </w:p>
    <w:p w14:paraId="73A9BAB7" w14:textId="77777777" w:rsidR="00F22495" w:rsidRDefault="00F22495" w:rsidP="00F22495"/>
    <w:p w14:paraId="516CFE62" w14:textId="3336EFC2" w:rsidR="00F22495" w:rsidRDefault="00F22495" w:rsidP="00F22495">
      <w:r>
        <w:t>The latter point require (for the definition of the integration times</w:t>
      </w:r>
      <w:del w:id="234" w:author="Romolo Politi" w:date="2022-11-17T10:12:00Z">
        <w:r w:rsidDel="007338CF">
          <w:delText xml:space="preserve"> </w:delText>
        </w:r>
      </w:del>
      <w:r>
        <w:t xml:space="preserve">) to define a standard and extensible model for the definition of the </w:t>
      </w:r>
      <w:proofErr w:type="spellStart"/>
      <w:r>
        <w:t>optoelectric</w:t>
      </w:r>
      <w:proofErr w:type="spellEnd"/>
      <w:r>
        <w:t xml:space="preserve"> models of the imaging instruments.</w:t>
      </w:r>
    </w:p>
    <w:p w14:paraId="5D67D1D6" w14:textId="77777777" w:rsidR="00F22495" w:rsidRDefault="00F22495" w:rsidP="00F22495"/>
    <w:p w14:paraId="72E9EF95" w14:textId="7B13FD51" w:rsidR="00F22495" w:rsidRDefault="00F22495" w:rsidP="00F22495">
      <w:r>
        <w:t xml:space="preserve">A definition of the target radiometric models is then necessary (it is assumed to develop only the </w:t>
      </w:r>
      <w:proofErr w:type="spellStart"/>
      <w:r>
        <w:t>Hapke</w:t>
      </w:r>
      <w:proofErr w:type="spellEnd"/>
      <w:r>
        <w:t xml:space="preserve"> and Lambertian).</w:t>
      </w:r>
    </w:p>
    <w:p w14:paraId="15694907" w14:textId="77777777" w:rsidR="00F22495" w:rsidRDefault="00F22495" w:rsidP="00F22495">
      <w:pPr>
        <w:keepNext/>
        <w:jc w:val="center"/>
      </w:pPr>
      <w:r>
        <w:rPr>
          <w:noProof/>
        </w:rPr>
        <w:drawing>
          <wp:inline distT="0" distB="0" distL="0" distR="0" wp14:anchorId="4EBA78C4" wp14:editId="62B7D071">
            <wp:extent cx="4787900" cy="3225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900" cy="3225800"/>
                    </a:xfrm>
                    <a:prstGeom prst="rect">
                      <a:avLst/>
                    </a:prstGeom>
                    <a:noFill/>
                    <a:ln>
                      <a:noFill/>
                    </a:ln>
                  </pic:spPr>
                </pic:pic>
              </a:graphicData>
            </a:graphic>
          </wp:inline>
        </w:drawing>
      </w:r>
    </w:p>
    <w:p w14:paraId="5DD5B626" w14:textId="77777777" w:rsidR="00F22495" w:rsidRDefault="00F22495" w:rsidP="00F22495">
      <w:pPr>
        <w:pStyle w:val="Didascalia"/>
        <w:jc w:val="center"/>
      </w:pPr>
      <w:r>
        <w:t xml:space="preserve">Figure </w:t>
      </w:r>
      <w:fldSimple w:instr=" SEQ Figure \* ARABIC ">
        <w:r>
          <w:rPr>
            <w:noProof/>
          </w:rPr>
          <w:t>6</w:t>
        </w:r>
      </w:fldSimple>
      <w:r>
        <w:t xml:space="preserve"> shows examples of possible simulator products. </w:t>
      </w:r>
    </w:p>
    <w:p w14:paraId="72F1975E" w14:textId="7EA8ABD2" w:rsidR="00F22495" w:rsidRPr="00F22495" w:rsidDel="005D45F9" w:rsidRDefault="005D45F9" w:rsidP="005D45F9">
      <w:pPr>
        <w:rPr>
          <w:del w:id="235" w:author="Romolo Politi" w:date="2022-11-17T10:18:00Z"/>
          <w:i/>
          <w:iCs/>
        </w:rPr>
        <w:pPrChange w:id="236" w:author="Romolo Politi" w:date="2022-11-17T10:18:00Z">
          <w:pPr>
            <w:pStyle w:val="Didascalia"/>
          </w:pPr>
        </w:pPrChange>
      </w:pPr>
      <w:ins w:id="237" w:author="Romolo Politi" w:date="2022-11-17T10:18:00Z">
        <w:r w:rsidRPr="005D45F9">
          <w:t xml:space="preserve">As explained above, the application to an extended and known target is easily supported by the SKs. However, especially for high-resolution cameras, it may be necessary to simulate a single target (a </w:t>
        </w:r>
        <w:proofErr w:type="spellStart"/>
        <w:r w:rsidRPr="005D45F9">
          <w:t>CaSSIS</w:t>
        </w:r>
        <w:proofErr w:type="spellEnd"/>
        <w:r w:rsidRPr="005D45F9">
          <w:t xml:space="preserve"> DTM in the image) and its radiometric properties, which cannot always be considered uniform, like the Mercury's Hollows.</w:t>
        </w:r>
      </w:ins>
      <w:del w:id="238" w:author="Romolo Politi" w:date="2022-11-17T10:18:00Z">
        <w:r w:rsidR="00F22495" w:rsidRPr="00F22495" w:rsidDel="005D45F9">
          <w:delText>It is clear that, as explained above, the application for an extended and known target is easily supported by the SKs; however, consider that, in particular for high-resolution cameras, it may be necessary to simulate a single target (in the image a CaSSIS DTM) and its radiometric properties which cannot always be considered uniform. Think of the Hollows on Mercury.</w:delText>
        </w:r>
      </w:del>
    </w:p>
    <w:p w14:paraId="3948ECA2" w14:textId="49271316" w:rsidR="00F22495" w:rsidRDefault="00F22495" w:rsidP="005D45F9">
      <w:pPr>
        <w:pPrChange w:id="239" w:author="Romolo Politi" w:date="2022-11-17T10:18:00Z">
          <w:pPr>
            <w:jc w:val="center"/>
          </w:pPr>
        </w:pPrChange>
      </w:pPr>
    </w:p>
    <w:p w14:paraId="608BEAA6" w14:textId="77777777" w:rsidR="00964F29" w:rsidRDefault="00964F29" w:rsidP="00964F29"/>
    <w:p w14:paraId="45947459" w14:textId="6D5F588C" w:rsidR="005D45F9" w:rsidRDefault="005D45F9">
      <w:pPr>
        <w:rPr>
          <w:ins w:id="240" w:author="Romolo Politi" w:date="2022-11-17T10:22:00Z"/>
          <w:lang w:eastAsia="en-US"/>
        </w:rPr>
      </w:pPr>
      <w:ins w:id="241" w:author="Romolo Politi" w:date="2022-11-17T10:22:00Z">
        <w:r>
          <w:rPr>
            <w:lang w:eastAsia="en-US"/>
          </w:rPr>
          <w:br w:type="page"/>
        </w:r>
      </w:ins>
    </w:p>
    <w:p w14:paraId="7DD4EE0A" w14:textId="25EDA6E9" w:rsidR="00964F29" w:rsidRPr="00964F29" w:rsidDel="005D45F9" w:rsidRDefault="00964F29" w:rsidP="005D45F9">
      <w:pPr>
        <w:rPr>
          <w:del w:id="242" w:author="Romolo Politi" w:date="2022-11-17T10:22:00Z"/>
          <w:lang w:eastAsia="en-US"/>
        </w:rPr>
        <w:pPrChange w:id="243" w:author="Romolo Politi" w:date="2022-11-17T10:18:00Z">
          <w:pPr>
            <w:pStyle w:val="Titolo1"/>
            <w:numPr>
              <w:numId w:val="0"/>
            </w:numPr>
            <w:ind w:left="0" w:firstLine="0"/>
          </w:pPr>
        </w:pPrChange>
      </w:pPr>
    </w:p>
    <w:p w14:paraId="0FC6C951" w14:textId="77777777" w:rsidR="00964F29" w:rsidRPr="00964F29" w:rsidRDefault="00964F29" w:rsidP="00964F29">
      <w:pPr>
        <w:pStyle w:val="Titolo1"/>
      </w:pPr>
      <w:bookmarkStart w:id="244" w:name="_Toc119401525"/>
      <w:bookmarkStart w:id="245" w:name="_Ref119401729"/>
      <w:r w:rsidRPr="00964F29">
        <w:rPr>
          <w:rFonts w:eastAsia="Times New Roman"/>
        </w:rPr>
        <w:t>Competition and criticism</w:t>
      </w:r>
      <w:bookmarkEnd w:id="244"/>
      <w:bookmarkEnd w:id="245"/>
    </w:p>
    <w:p w14:paraId="4B58DD58" w14:textId="77777777" w:rsidR="005D45F9" w:rsidRPr="005D45F9" w:rsidRDefault="005D45F9" w:rsidP="005D45F9">
      <w:pPr>
        <w:spacing w:after="120"/>
        <w:rPr>
          <w:ins w:id="246" w:author="Romolo Politi" w:date="2022-11-17T10:22:00Z"/>
          <w:rFonts w:eastAsiaTheme="majorEastAsia"/>
          <w:b/>
          <w:sz w:val="32"/>
          <w:szCs w:val="32"/>
          <w:rPrChange w:id="247" w:author="Romolo Politi" w:date="2022-11-17T10:22:00Z">
            <w:rPr>
              <w:ins w:id="248" w:author="Romolo Politi" w:date="2022-11-17T10:22:00Z"/>
              <w:rFonts w:asciiTheme="minorHAnsi" w:eastAsia="Times New Roman" w:hAnsiTheme="minorHAnsi" w:cstheme="minorHAnsi"/>
              <w:b w:val="0"/>
              <w:color w:val="000000"/>
              <w:sz w:val="24"/>
              <w:szCs w:val="24"/>
              <w:lang w:eastAsia="en-US"/>
            </w:rPr>
          </w:rPrChange>
        </w:rPr>
        <w:pPrChange w:id="249" w:author="Romolo Politi" w:date="2022-11-17T10:23:00Z">
          <w:pPr>
            <w:pStyle w:val="Titolo1"/>
          </w:pPr>
        </w:pPrChange>
      </w:pPr>
      <w:ins w:id="250" w:author="Romolo Politi" w:date="2022-11-17T10:22:00Z">
        <w:r w:rsidRPr="005D45F9">
          <w:rPr>
            <w:lang w:eastAsia="en-US"/>
          </w:rPr>
          <w:t>The highly technical nature of planetological research activities requires continuously updating and testing technologies and solutions. Moreover, it makes solutions available to specific problems with low implementation times. All this requires that the funds for training are provided constantly, and it would allow to carry out of careful planning of refresher courses and access to primary research funds to acquire experimental equipment, which are not accountable to the funds of projects</w:t>
        </w:r>
      </w:ins>
    </w:p>
    <w:p w14:paraId="1EDB62CC" w14:textId="4FF02A7D" w:rsidR="00964F29" w:rsidRPr="009C7162" w:rsidDel="005D45F9" w:rsidRDefault="00964F29" w:rsidP="005D45F9">
      <w:pPr>
        <w:pStyle w:val="Titolo1"/>
        <w:rPr>
          <w:del w:id="251" w:author="Romolo Politi" w:date="2022-11-17T10:22:00Z"/>
          <w:rFonts w:asciiTheme="minorHAnsi" w:hAnsiTheme="minorHAnsi" w:cstheme="minorHAnsi"/>
          <w:color w:val="000000"/>
        </w:rPr>
        <w:pPrChange w:id="252" w:author="Romolo Politi" w:date="2022-11-17T10:18:00Z">
          <w:pPr>
            <w:pStyle w:val="NormaleWeb"/>
            <w:shd w:val="clear" w:color="auto" w:fill="FFFFFF"/>
          </w:pPr>
        </w:pPrChange>
      </w:pPr>
      <w:del w:id="253" w:author="Romolo Politi" w:date="2022-11-17T10:22:00Z">
        <w:r w:rsidRPr="009C7162" w:rsidDel="005D45F9">
          <w:rPr>
            <w:rFonts w:asciiTheme="minorHAnsi" w:hAnsiTheme="minorHAnsi" w:cstheme="minorHAnsi"/>
            <w:color w:val="000000"/>
          </w:rPr>
          <w:delText>The highly technological nature of planetological research activities requires continuous updating and testing of technologies and solutions</w:delText>
        </w:r>
      </w:del>
      <w:del w:id="254" w:author="Romolo Politi" w:date="2022-11-17T10:19:00Z">
        <w:r w:rsidRPr="009C7162" w:rsidDel="005D45F9">
          <w:rPr>
            <w:rFonts w:asciiTheme="minorHAnsi" w:hAnsiTheme="minorHAnsi" w:cstheme="minorHAnsi"/>
            <w:color w:val="000000"/>
          </w:rPr>
          <w:delText>,</w:delText>
        </w:r>
      </w:del>
      <w:del w:id="255" w:author="Romolo Politi" w:date="2022-11-17T10:22:00Z">
        <w:r w:rsidRPr="009C7162" w:rsidDel="005D45F9">
          <w:rPr>
            <w:rFonts w:asciiTheme="minorHAnsi" w:hAnsiTheme="minorHAnsi" w:cstheme="minorHAnsi"/>
            <w:color w:val="000000"/>
          </w:rPr>
          <w:delText xml:space="preserve"> </w:delText>
        </w:r>
      </w:del>
      <w:del w:id="256" w:author="Romolo Politi" w:date="2022-11-17T10:18:00Z">
        <w:r w:rsidRPr="009C7162" w:rsidDel="005D45F9">
          <w:rPr>
            <w:rFonts w:asciiTheme="minorHAnsi" w:hAnsiTheme="minorHAnsi" w:cstheme="minorHAnsi"/>
            <w:color w:val="000000"/>
          </w:rPr>
          <w:delText>in order to</w:delText>
        </w:r>
      </w:del>
      <w:del w:id="257" w:author="Romolo Politi" w:date="2022-11-17T10:22:00Z">
        <w:r w:rsidRPr="009C7162" w:rsidDel="005D45F9">
          <w:rPr>
            <w:rFonts w:asciiTheme="minorHAnsi" w:hAnsiTheme="minorHAnsi" w:cstheme="minorHAnsi"/>
            <w:color w:val="000000"/>
          </w:rPr>
          <w:delText xml:space="preserve"> make solutions available to specific problems with low implementation times. All this requires that the funds for training are provided on a constant basis, this would allow to carry out a careful planning of refresher courses, and access to basic research funds </w:delText>
        </w:r>
      </w:del>
      <w:del w:id="258" w:author="Romolo Politi" w:date="2022-11-17T10:18:00Z">
        <w:r w:rsidRPr="009C7162" w:rsidDel="005D45F9">
          <w:rPr>
            <w:rFonts w:asciiTheme="minorHAnsi" w:hAnsiTheme="minorHAnsi" w:cstheme="minorHAnsi"/>
            <w:color w:val="000000"/>
          </w:rPr>
          <w:delText>in order to</w:delText>
        </w:r>
      </w:del>
      <w:del w:id="259" w:author="Romolo Politi" w:date="2022-11-17T10:22:00Z">
        <w:r w:rsidRPr="009C7162" w:rsidDel="005D45F9">
          <w:rPr>
            <w:rFonts w:asciiTheme="minorHAnsi" w:hAnsiTheme="minorHAnsi" w:cstheme="minorHAnsi"/>
            <w:color w:val="000000"/>
          </w:rPr>
          <w:delText xml:space="preserve"> acquire experimental equipment, which are not accountable on the funds of project.</w:delText>
        </w:r>
      </w:del>
    </w:p>
    <w:p w14:paraId="6169DE62" w14:textId="6595612F" w:rsidR="00964F29" w:rsidRDefault="005D45F9" w:rsidP="005D45F9">
      <w:pPr>
        <w:spacing w:after="120"/>
        <w:rPr>
          <w:ins w:id="260" w:author="Romolo Politi" w:date="2022-11-17T10:24:00Z"/>
        </w:rPr>
        <w:pPrChange w:id="261" w:author="Romolo Politi" w:date="2022-11-17T10:24:00Z">
          <w:pPr/>
        </w:pPrChange>
      </w:pPr>
      <w:ins w:id="262" w:author="Romolo Politi" w:date="2022-11-17T10:24:00Z">
        <w:r w:rsidRPr="005D45F9">
          <w:rPr>
            <w:rFonts w:asciiTheme="minorHAnsi" w:hAnsiTheme="minorHAnsi" w:cstheme="minorHAnsi"/>
            <w:color w:val="000000"/>
          </w:rPr>
          <w:t>The development of these technological experiments are linked to two general criticalities of the project and, in particular, its extensibility and dissemination</w:t>
        </w:r>
      </w:ins>
      <w:del w:id="263" w:author="Romolo Politi" w:date="2022-11-17T10:24:00Z">
        <w:r w:rsidR="00964F29" w:rsidRPr="009C7162" w:rsidDel="005D45F9">
          <w:delText>The development of these technological experiments is obviously linked to two general criticalities of the project and in particular on its extensibility and dissemination</w:delText>
        </w:r>
      </w:del>
      <w:r w:rsidR="00964F29" w:rsidRPr="009C7162">
        <w:t>.</w:t>
      </w:r>
    </w:p>
    <w:p w14:paraId="2EBE249D" w14:textId="12E1822E" w:rsidR="005D45F9" w:rsidRPr="009C7162" w:rsidDel="005D45F9" w:rsidRDefault="005D45F9" w:rsidP="005D45F9">
      <w:pPr>
        <w:rPr>
          <w:del w:id="264" w:author="Romolo Politi" w:date="2022-11-17T10:24:00Z"/>
        </w:rPr>
        <w:pPrChange w:id="265" w:author="Romolo Politi" w:date="2022-11-17T10:23:00Z">
          <w:pPr>
            <w:pStyle w:val="Titolo1"/>
          </w:pPr>
        </w:pPrChange>
      </w:pPr>
    </w:p>
    <w:p w14:paraId="6B72FD19" w14:textId="77777777" w:rsidR="005D45F9" w:rsidRPr="005D45F9" w:rsidRDefault="005D45F9" w:rsidP="005D45F9">
      <w:pPr>
        <w:spacing w:after="120"/>
        <w:rPr>
          <w:ins w:id="266" w:author="Romolo Politi" w:date="2022-11-17T10:39:00Z"/>
          <w:rFonts w:ascii="Times New Roman" w:eastAsia="Times New Roman" w:hAnsi="Times New Roman" w:cs="Times New Roman"/>
          <w:lang w:eastAsia="en-US"/>
        </w:rPr>
      </w:pPr>
      <w:ins w:id="267" w:author="Romolo Politi" w:date="2022-11-17T10:39:00Z">
        <w:r w:rsidRPr="005D45F9">
          <w:rPr>
            <w:rFonts w:ascii="Times New Roman" w:eastAsia="Times New Roman" w:hAnsi="Times New Roman" w:cs="Times New Roman"/>
            <w:lang w:eastAsia="en-US"/>
          </w:rPr>
          <w:t xml:space="preserve">Regarding extensibility, the SOIM must guarantee its applicability to different imaging tools, and some examples are in the operational phase or development. Between the operating instrument, we can mention the Monitoring </w:t>
        </w:r>
        <w:proofErr w:type="spellStart"/>
        <w:r w:rsidRPr="005D45F9">
          <w:rPr>
            <w:rFonts w:ascii="Times New Roman" w:eastAsia="Times New Roman" w:hAnsi="Times New Roman" w:cs="Times New Roman"/>
            <w:lang w:eastAsia="en-US"/>
          </w:rPr>
          <w:t>CAMeras</w:t>
        </w:r>
        <w:proofErr w:type="spellEnd"/>
        <w:r w:rsidRPr="005D45F9">
          <w:rPr>
            <w:rFonts w:ascii="Times New Roman" w:eastAsia="Times New Roman" w:hAnsi="Times New Roman" w:cs="Times New Roman"/>
            <w:lang w:eastAsia="en-US"/>
          </w:rPr>
          <w:t xml:space="preserve"> (MCAM) and the </w:t>
        </w:r>
        <w:proofErr w:type="spellStart"/>
        <w:r w:rsidRPr="005D45F9">
          <w:rPr>
            <w:rFonts w:ascii="Times New Roman" w:eastAsia="Times New Roman" w:hAnsi="Times New Roman" w:cs="Times New Roman"/>
            <w:lang w:eastAsia="en-US"/>
          </w:rPr>
          <w:t>STereo</w:t>
        </w:r>
        <w:proofErr w:type="spellEnd"/>
        <w:r w:rsidRPr="005D45F9">
          <w:rPr>
            <w:rFonts w:ascii="Times New Roman" w:eastAsia="Times New Roman" w:hAnsi="Times New Roman" w:cs="Times New Roman"/>
            <w:lang w:eastAsia="en-US"/>
          </w:rPr>
          <w:t xml:space="preserve"> Imaging Channel (STC) of the SIMBIO-SYS, both on board the ESA Mission BepiColombo. In addition, it is under investigation the integration of the High Spatial Resolution Imaging Channel (HRIC) and the Visual near-Infrared Hyperspectral Imaging channel (VIHI), also in the SIMBIO-SYS suite. </w:t>
        </w:r>
      </w:ins>
    </w:p>
    <w:p w14:paraId="356498B3" w14:textId="77777777" w:rsidR="005D45F9" w:rsidRPr="005D45F9" w:rsidRDefault="005D45F9" w:rsidP="005D45F9">
      <w:pPr>
        <w:spacing w:after="120"/>
        <w:rPr>
          <w:ins w:id="268" w:author="Romolo Politi" w:date="2022-11-17T10:39:00Z"/>
          <w:rFonts w:ascii="Times New Roman" w:eastAsia="Times New Roman" w:hAnsi="Times New Roman" w:cs="Times New Roman"/>
          <w:lang w:eastAsia="en-US"/>
        </w:rPr>
      </w:pPr>
      <w:ins w:id="269" w:author="Romolo Politi" w:date="2022-11-17T10:39:00Z">
        <w:r w:rsidRPr="005D45F9">
          <w:rPr>
            <w:rFonts w:ascii="Times New Roman" w:eastAsia="Times New Roman" w:hAnsi="Times New Roman" w:cs="Times New Roman"/>
            <w:lang w:eastAsia="en-US"/>
          </w:rPr>
          <w:t>As an example of missions at the first stage that can take advantage of the SOIM tool, we can mention the stereo hyperspectral camera - HYPSOS in response to the ASI call for Moon observation; VNIR camera for a mission proposal ASI / JLP for Earth observation.</w:t>
        </w:r>
      </w:ins>
    </w:p>
    <w:p w14:paraId="3585513C" w14:textId="387F1C3A" w:rsidR="00964F29" w:rsidDel="00F574C0" w:rsidRDefault="005D45F9" w:rsidP="00964F29">
      <w:pPr>
        <w:pStyle w:val="NormaleWeb"/>
        <w:shd w:val="clear" w:color="auto" w:fill="FFFFFF"/>
        <w:jc w:val="both"/>
        <w:rPr>
          <w:del w:id="270" w:author="Romolo Politi" w:date="2022-11-17T10:39:00Z"/>
        </w:rPr>
      </w:pPr>
      <w:ins w:id="271" w:author="Romolo Politi" w:date="2022-11-17T10:39:00Z">
        <w:r w:rsidRPr="005D45F9">
          <w:t xml:space="preserve"> In this wide-ranging perspective, SOIM must ensure high adaptability to the implementations of the different types and technologies of the imaging tools to which it is applied. We achieved this objective by building modular software, platform-independent and, potentially the possibility of operating in virtual or simulated environments.</w:t>
        </w:r>
      </w:ins>
      <w:del w:id="272" w:author="Romolo Politi" w:date="2022-11-17T10:39:00Z">
        <w:r w:rsidR="00964F29" w:rsidRPr="009C7162" w:rsidDel="005D45F9">
          <w:rPr>
            <w:rFonts w:asciiTheme="minorHAnsi" w:hAnsiTheme="minorHAnsi" w:cstheme="minorHAnsi"/>
            <w:color w:val="000000"/>
          </w:rPr>
          <w:delText xml:space="preserve">Regarding the first point, the SOIM must guarantee its applicability to different imaging tools whether they are under development (e.g., stereo hyperspectral camera - HYPSOS in response to the ASI call for Moon observation; VNIR camera for a mission proposal ASI / JLP for Earth observation) or in </w:delText>
        </w:r>
      </w:del>
      <w:del w:id="273" w:author="Romolo Politi" w:date="2022-11-17T10:25:00Z">
        <w:r w:rsidR="00964F29" w:rsidRPr="009C7162" w:rsidDel="005D45F9">
          <w:rPr>
            <w:rFonts w:asciiTheme="minorHAnsi" w:hAnsiTheme="minorHAnsi" w:cstheme="minorHAnsi"/>
            <w:color w:val="000000"/>
          </w:rPr>
          <w:delText xml:space="preserve">full </w:delText>
        </w:r>
      </w:del>
      <w:del w:id="274" w:author="Romolo Politi" w:date="2022-11-17T10:39:00Z">
        <w:r w:rsidR="00964F29" w:rsidRPr="009C7162" w:rsidDel="005D45F9">
          <w:rPr>
            <w:rFonts w:asciiTheme="minorHAnsi" w:hAnsiTheme="minorHAnsi" w:cstheme="minorHAnsi"/>
            <w:color w:val="000000"/>
          </w:rPr>
          <w:delText>operational phase (as already demonstrated in the case of the Monitor</w:delText>
        </w:r>
      </w:del>
      <w:del w:id="275" w:author="Romolo Politi" w:date="2022-11-17T10:25:00Z">
        <w:r w:rsidR="00964F29" w:rsidRPr="009C7162" w:rsidDel="005D45F9">
          <w:rPr>
            <w:rFonts w:asciiTheme="minorHAnsi" w:hAnsiTheme="minorHAnsi" w:cstheme="minorHAnsi"/>
            <w:color w:val="000000"/>
          </w:rPr>
          <w:delText>n</w:delText>
        </w:r>
      </w:del>
      <w:del w:id="276" w:author="Romolo Politi" w:date="2022-11-17T10:39:00Z">
        <w:r w:rsidR="00964F29" w:rsidRPr="009C7162" w:rsidDel="005D45F9">
          <w:rPr>
            <w:rFonts w:asciiTheme="minorHAnsi" w:hAnsiTheme="minorHAnsi" w:cstheme="minorHAnsi"/>
            <w:color w:val="000000"/>
          </w:rPr>
          <w:delText>ig CAMeras (MCAM) and the STereo Imaging Channel (STC) of the SIMBIO-SYS instrument of the ESA BepiColombo mission and also under study for the High Spatial Resolution Imaging Channel (HRIC) and the Visual near-Infrared Hyperspectral Imanging channel (VIHI) also by SIMBIO-SYS) in order, in the first case, to guide the development of the design towards an optimization of resources and satisfaction of requirements ; in the second case, to monitor the operational capabilities of the instruments over time and possibly provide indications on possible recovery strategies. In this wide-ranging perspective, SOIM must ensure a high adaptability to the implementations of the different types and technologies of the imaging tools to which it is applied and this can only be achieved by taking into account, from the outset, a totally modular tool, an advanced implementation language independent of the development platform and, potentially, the possibility of operating in virtual or simulated environments.</w:delText>
        </w:r>
      </w:del>
    </w:p>
    <w:p w14:paraId="7F6AB9E7" w14:textId="77777777" w:rsidR="00F574C0" w:rsidRPr="009C7162" w:rsidRDefault="00F574C0" w:rsidP="005D45F9">
      <w:pPr>
        <w:pStyle w:val="NormaleWeb"/>
        <w:shd w:val="clear" w:color="auto" w:fill="FFFFFF"/>
        <w:spacing w:before="0" w:beforeAutospacing="0" w:after="0" w:afterAutospacing="0"/>
        <w:jc w:val="both"/>
        <w:rPr>
          <w:ins w:id="277" w:author="Romolo Politi" w:date="2022-11-17T10:39:00Z"/>
          <w:rFonts w:asciiTheme="minorHAnsi" w:hAnsiTheme="minorHAnsi" w:cstheme="minorHAnsi"/>
          <w:color w:val="000000"/>
        </w:rPr>
      </w:pPr>
    </w:p>
    <w:p w14:paraId="568A3965" w14:textId="77777777" w:rsidR="00964F29" w:rsidRPr="009C7162" w:rsidRDefault="00964F29" w:rsidP="00964F29">
      <w:pPr>
        <w:pStyle w:val="NormaleWeb"/>
        <w:shd w:val="clear" w:color="auto" w:fill="FFFFFF"/>
        <w:jc w:val="both"/>
        <w:rPr>
          <w:rFonts w:asciiTheme="minorHAnsi" w:hAnsiTheme="minorHAnsi" w:cstheme="minorHAnsi"/>
          <w:color w:val="212529"/>
        </w:rPr>
      </w:pPr>
      <w:commentRangeStart w:id="278"/>
      <w:proofErr w:type="spellStart"/>
      <w:r w:rsidRPr="009C7162">
        <w:rPr>
          <w:rFonts w:asciiTheme="minorHAnsi" w:hAnsiTheme="minorHAnsi" w:cstheme="minorHAnsi"/>
          <w:color w:val="212529"/>
        </w:rPr>
        <w:t>As</w:t>
      </w:r>
      <w:proofErr w:type="spellEnd"/>
      <w:r w:rsidRPr="009C7162">
        <w:rPr>
          <w:rFonts w:asciiTheme="minorHAnsi" w:hAnsiTheme="minorHAnsi" w:cstheme="minorHAnsi"/>
          <w:color w:val="212529"/>
        </w:rPr>
        <w:t xml:space="preserve"> regards the second criticality, the pipeline requires the dissemination not only of INAF's technology but also of the scientific one as the true user of the products and originator of the requests that the SOIM must respond to. To do this, it is therefore even more necessary to define an architecture and a flow of elaboration, generation and presentation of the products such as to facilitate their visualization and scientific interpretation. A very illustrative example can be the geographical projection in GIS environment of the footprints of a camera during a flyby in order to visualize the portion of the planetary surface observed and therefore obtain information on the observational opportunities as well as their quality in terms of illumination and, potentially , signal-to-noise ratio.</w:t>
      </w:r>
      <w:commentRangeEnd w:id="278"/>
      <w:r w:rsidR="00F574C0">
        <w:rPr>
          <w:rStyle w:val="Rimandocommento"/>
          <w:rFonts w:ascii="Calibri" w:eastAsia="Calibri" w:hAnsi="Calibri" w:cs="Calibri"/>
          <w:lang w:eastAsia="it-IT"/>
        </w:rPr>
        <w:commentReference w:id="278"/>
      </w:r>
    </w:p>
    <w:p w14:paraId="7B76C97F" w14:textId="77777777" w:rsidR="00F22495" w:rsidRPr="00BD42AE" w:rsidRDefault="00F22495" w:rsidP="000112B8"/>
    <w:sectPr w:rsidR="00F22495" w:rsidRPr="00BD42AE">
      <w:headerReference w:type="default" r:id="rId24"/>
      <w:pgSz w:w="11900" w:h="16840"/>
      <w:pgMar w:top="1417" w:right="1134" w:bottom="1134" w:left="1134"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3" w:author="Romolo Politi" w:date="2022-11-17T09:42:00Z" w:initials="RP">
    <w:p w14:paraId="55CD746F" w14:textId="77777777" w:rsidR="003F6FFE" w:rsidRDefault="003F6FFE" w:rsidP="008D5116">
      <w:pPr>
        <w:jc w:val="left"/>
      </w:pPr>
      <w:r>
        <w:rPr>
          <w:rStyle w:val="Rimandocommento"/>
        </w:rPr>
        <w:annotationRef/>
      </w:r>
      <w:r>
        <w:rPr>
          <w:sz w:val="20"/>
          <w:szCs w:val="20"/>
        </w:rPr>
        <w:t>?</w:t>
      </w:r>
    </w:p>
  </w:comment>
  <w:comment w:id="184" w:author="Romolo Politi" w:date="2022-11-17T09:45:00Z" w:initials="RP">
    <w:p w14:paraId="42835D4C" w14:textId="77777777" w:rsidR="003F6FFE" w:rsidRDefault="003F6FFE" w:rsidP="005424E4">
      <w:pPr>
        <w:jc w:val="left"/>
      </w:pPr>
      <w:r>
        <w:rPr>
          <w:rStyle w:val="Rimandocommento"/>
        </w:rPr>
        <w:annotationRef/>
      </w:r>
      <w:r>
        <w:rPr>
          <w:sz w:val="20"/>
          <w:szCs w:val="20"/>
        </w:rPr>
        <w:t>Non capisco, è la stessa cosa di prima espressa in frazioni di ora?</w:t>
      </w:r>
    </w:p>
  </w:comment>
  <w:comment w:id="215" w:author="Romolo Politi" w:date="2022-11-17T09:57:00Z" w:initials="RP">
    <w:p w14:paraId="49C95D22" w14:textId="77777777" w:rsidR="004D20D2" w:rsidRDefault="004D20D2" w:rsidP="005D5411">
      <w:pPr>
        <w:jc w:val="left"/>
      </w:pPr>
      <w:r>
        <w:rPr>
          <w:rStyle w:val="Rimandocommento"/>
        </w:rPr>
        <w:annotationRef/>
      </w:r>
      <w:r>
        <w:rPr>
          <w:sz w:val="20"/>
          <w:szCs w:val="20"/>
        </w:rPr>
        <w:t>Controlla</w:t>
      </w:r>
    </w:p>
  </w:comment>
  <w:comment w:id="228" w:author="Romolo Politi" w:date="2022-11-17T10:10:00Z" w:initials="RP">
    <w:p w14:paraId="52CDB4D3" w14:textId="77777777" w:rsidR="007338CF" w:rsidRDefault="007338CF" w:rsidP="00C4672B">
      <w:pPr>
        <w:jc w:val="left"/>
      </w:pPr>
      <w:r>
        <w:rPr>
          <w:rStyle w:val="Rimandocommento"/>
        </w:rPr>
        <w:annotationRef/>
      </w:r>
      <w:r>
        <w:rPr>
          <w:sz w:val="20"/>
          <w:szCs w:val="20"/>
        </w:rPr>
        <w:t>In Fo1 è vettore, poi diventa versore…. Controlla</w:t>
      </w:r>
    </w:p>
  </w:comment>
  <w:comment w:id="278" w:author="Romolo Politi" w:date="2022-11-17T10:43:00Z" w:initials="RP">
    <w:p w14:paraId="2E6A27BD" w14:textId="77777777" w:rsidR="00F574C0" w:rsidRDefault="00F574C0" w:rsidP="00AB7F9C">
      <w:pPr>
        <w:jc w:val="left"/>
      </w:pPr>
      <w:r>
        <w:rPr>
          <w:rStyle w:val="Rimandocommento"/>
        </w:rPr>
        <w:annotationRef/>
      </w:r>
      <w:r>
        <w:rPr>
          <w:sz w:val="20"/>
          <w:szCs w:val="20"/>
        </w:rPr>
        <w:t>Non ho capito cosa volevi dire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D746F" w15:done="0"/>
  <w15:commentEx w15:paraId="42835D4C" w15:done="0"/>
  <w15:commentEx w15:paraId="49C95D22" w15:done="0"/>
  <w15:commentEx w15:paraId="52CDB4D3" w15:done="0"/>
  <w15:commentEx w15:paraId="2E6A2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806A" w16cex:dateUtc="2022-11-17T08:42:00Z"/>
  <w16cex:commentExtensible w16cex:durableId="2720814A" w16cex:dateUtc="2022-11-17T08:45:00Z"/>
  <w16cex:commentExtensible w16cex:durableId="2720840E" w16cex:dateUtc="2022-11-17T08:57:00Z"/>
  <w16cex:commentExtensible w16cex:durableId="27208728" w16cex:dateUtc="2022-11-17T09:10:00Z"/>
  <w16cex:commentExtensible w16cex:durableId="27208EB9" w16cex:dateUtc="2022-11-17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D746F" w16cid:durableId="2720806A"/>
  <w16cid:commentId w16cid:paraId="42835D4C" w16cid:durableId="2720814A"/>
  <w16cid:commentId w16cid:paraId="49C95D22" w16cid:durableId="2720840E"/>
  <w16cid:commentId w16cid:paraId="52CDB4D3" w16cid:durableId="27208728"/>
  <w16cid:commentId w16cid:paraId="2E6A27BD" w16cid:durableId="27208E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44F7C" w14:textId="77777777" w:rsidR="00205DF0" w:rsidRDefault="00205DF0">
      <w:r>
        <w:separator/>
      </w:r>
    </w:p>
  </w:endnote>
  <w:endnote w:type="continuationSeparator" w:id="0">
    <w:p w14:paraId="59544245" w14:textId="77777777" w:rsidR="00205DF0" w:rsidRDefault="0020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866EA" w14:textId="77777777" w:rsidR="00205DF0" w:rsidRDefault="00205DF0">
      <w:r>
        <w:separator/>
      </w:r>
    </w:p>
  </w:footnote>
  <w:footnote w:type="continuationSeparator" w:id="0">
    <w:p w14:paraId="56EBE05E" w14:textId="77777777" w:rsidR="00205DF0" w:rsidRDefault="0020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3E11" w14:textId="77777777" w:rsidR="00FF6393" w:rsidRDefault="00FF6393">
    <w:pPr>
      <w:widowControl w:val="0"/>
      <w:pBdr>
        <w:top w:val="nil"/>
        <w:left w:val="nil"/>
        <w:bottom w:val="nil"/>
        <w:right w:val="nil"/>
        <w:between w:val="nil"/>
      </w:pBdr>
      <w:spacing w:line="276" w:lineRule="auto"/>
      <w:jc w:val="left"/>
    </w:pPr>
  </w:p>
  <w:tbl>
    <w:tblPr>
      <w:tblStyle w:val="a4"/>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503"/>
      <w:gridCol w:w="1305"/>
      <w:gridCol w:w="1141"/>
      <w:gridCol w:w="2261"/>
      <w:gridCol w:w="412"/>
    </w:tblGrid>
    <w:tr w:rsidR="00FF6393" w14:paraId="572E7285" w14:textId="77777777">
      <w:tc>
        <w:tcPr>
          <w:tcW w:w="4503" w:type="dxa"/>
          <w:vMerge w:val="restart"/>
        </w:tcPr>
        <w:p w14:paraId="6DE1FE38" w14:textId="77777777" w:rsidR="00FF6393" w:rsidRDefault="005B5539">
          <w:r>
            <w:rPr>
              <w:rFonts w:ascii="Arial" w:eastAsia="Arial" w:hAnsi="Arial" w:cs="Arial"/>
              <w:noProof/>
              <w:color w:val="000000"/>
              <w:sz w:val="22"/>
              <w:szCs w:val="22"/>
            </w:rPr>
            <w:drawing>
              <wp:inline distT="0" distB="0" distL="0" distR="0" wp14:anchorId="2DCE0C28" wp14:editId="54B52DC7">
                <wp:extent cx="1299414" cy="5802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9414" cy="580202"/>
                        </a:xfrm>
                        <a:prstGeom prst="rect">
                          <a:avLst/>
                        </a:prstGeom>
                        <a:ln/>
                      </pic:spPr>
                    </pic:pic>
                  </a:graphicData>
                </a:graphic>
              </wp:inline>
            </w:drawing>
          </w:r>
        </w:p>
        <w:p w14:paraId="11E2A7B4" w14:textId="77777777" w:rsidR="00FF6393" w:rsidRDefault="00FF6393">
          <w:pPr>
            <w:tabs>
              <w:tab w:val="center" w:pos="4819"/>
              <w:tab w:val="right" w:pos="9638"/>
            </w:tabs>
            <w:rPr>
              <w:color w:val="000000"/>
            </w:rPr>
          </w:pPr>
        </w:p>
      </w:tc>
      <w:tc>
        <w:tcPr>
          <w:tcW w:w="1305" w:type="dxa"/>
        </w:tcPr>
        <w:p w14:paraId="3F485385" w14:textId="77777777" w:rsidR="00FF6393" w:rsidRDefault="005B5539">
          <w:pPr>
            <w:tabs>
              <w:tab w:val="center" w:pos="4819"/>
              <w:tab w:val="right" w:pos="9638"/>
            </w:tabs>
            <w:rPr>
              <w:color w:val="000000"/>
            </w:rPr>
          </w:pPr>
          <w:r>
            <w:rPr>
              <w:color w:val="000000"/>
            </w:rPr>
            <w:t>Document</w:t>
          </w:r>
        </w:p>
      </w:tc>
      <w:tc>
        <w:tcPr>
          <w:tcW w:w="3814" w:type="dxa"/>
          <w:gridSpan w:val="3"/>
        </w:tcPr>
        <w:p w14:paraId="54B8F8D2" w14:textId="77777777" w:rsidR="00FF6393" w:rsidRDefault="005B5539">
          <w:pPr>
            <w:tabs>
              <w:tab w:val="center" w:pos="4819"/>
              <w:tab w:val="right" w:pos="9638"/>
            </w:tabs>
            <w:jc w:val="right"/>
            <w:rPr>
              <w:color w:val="000000"/>
            </w:rPr>
          </w:pPr>
          <w:r>
            <w:rPr>
              <w:color w:val="000000"/>
            </w:rPr>
            <w:t>BC-SIM-YY-XXX_-_Template</w:t>
          </w:r>
        </w:p>
      </w:tc>
    </w:tr>
    <w:tr w:rsidR="00FF6393" w14:paraId="4CEA73F7" w14:textId="77777777">
      <w:tc>
        <w:tcPr>
          <w:tcW w:w="4503" w:type="dxa"/>
          <w:vMerge/>
        </w:tcPr>
        <w:p w14:paraId="2BEC372D"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200D918A" w14:textId="77777777" w:rsidR="00FF6393" w:rsidRDefault="005B5539">
          <w:pPr>
            <w:tabs>
              <w:tab w:val="center" w:pos="4819"/>
              <w:tab w:val="right" w:pos="9638"/>
            </w:tabs>
            <w:rPr>
              <w:color w:val="000000"/>
            </w:rPr>
          </w:pPr>
          <w:r>
            <w:rPr>
              <w:color w:val="000000"/>
            </w:rPr>
            <w:t>Date</w:t>
          </w:r>
        </w:p>
      </w:tc>
      <w:tc>
        <w:tcPr>
          <w:tcW w:w="3814" w:type="dxa"/>
          <w:gridSpan w:val="3"/>
        </w:tcPr>
        <w:p w14:paraId="43952CF4" w14:textId="77777777" w:rsidR="00FF6393" w:rsidRDefault="005B5539">
          <w:pPr>
            <w:tabs>
              <w:tab w:val="center" w:pos="4819"/>
              <w:tab w:val="right" w:pos="9638"/>
            </w:tabs>
            <w:jc w:val="right"/>
            <w:rPr>
              <w:color w:val="000000"/>
            </w:rPr>
          </w:pPr>
          <w:r>
            <w:rPr>
              <w:color w:val="000000"/>
            </w:rPr>
            <w:t>dd/mm/</w:t>
          </w:r>
          <w:proofErr w:type="spellStart"/>
          <w:r>
            <w:rPr>
              <w:color w:val="000000"/>
            </w:rPr>
            <w:t>yyyy</w:t>
          </w:r>
          <w:proofErr w:type="spellEnd"/>
        </w:p>
      </w:tc>
    </w:tr>
    <w:tr w:rsidR="00FF6393" w14:paraId="6E791635" w14:textId="77777777">
      <w:tc>
        <w:tcPr>
          <w:tcW w:w="4503" w:type="dxa"/>
          <w:vMerge/>
        </w:tcPr>
        <w:p w14:paraId="596FB713"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2DCF46C5" w14:textId="77777777" w:rsidR="00FF6393" w:rsidRDefault="005B5539">
          <w:pPr>
            <w:tabs>
              <w:tab w:val="center" w:pos="4819"/>
              <w:tab w:val="right" w:pos="9638"/>
            </w:tabs>
            <w:rPr>
              <w:color w:val="000000"/>
            </w:rPr>
          </w:pPr>
          <w:r>
            <w:rPr>
              <w:color w:val="000000"/>
            </w:rPr>
            <w:t>Issue</w:t>
          </w:r>
        </w:p>
      </w:tc>
      <w:tc>
        <w:tcPr>
          <w:tcW w:w="1141" w:type="dxa"/>
        </w:tcPr>
        <w:p w14:paraId="03DAB881" w14:textId="77777777" w:rsidR="00FF6393" w:rsidRDefault="005B5539">
          <w:pPr>
            <w:tabs>
              <w:tab w:val="center" w:pos="4819"/>
              <w:tab w:val="right" w:pos="9638"/>
            </w:tabs>
            <w:rPr>
              <w:color w:val="000000"/>
            </w:rPr>
          </w:pPr>
          <w:r>
            <w:rPr>
              <w:color w:val="000000"/>
            </w:rPr>
            <w:t>1</w:t>
          </w:r>
        </w:p>
      </w:tc>
      <w:tc>
        <w:tcPr>
          <w:tcW w:w="2261" w:type="dxa"/>
        </w:tcPr>
        <w:p w14:paraId="78E4E488" w14:textId="77777777" w:rsidR="00FF6393" w:rsidRDefault="005B5539">
          <w:pPr>
            <w:tabs>
              <w:tab w:val="center" w:pos="4819"/>
              <w:tab w:val="right" w:pos="9638"/>
            </w:tabs>
            <w:rPr>
              <w:color w:val="000000"/>
            </w:rPr>
          </w:pPr>
          <w:r>
            <w:rPr>
              <w:color w:val="000000"/>
            </w:rPr>
            <w:t>Revision</w:t>
          </w:r>
        </w:p>
      </w:tc>
      <w:tc>
        <w:tcPr>
          <w:tcW w:w="412" w:type="dxa"/>
        </w:tcPr>
        <w:p w14:paraId="0020340A" w14:textId="77777777" w:rsidR="00FF6393" w:rsidRDefault="005B5539">
          <w:pPr>
            <w:tabs>
              <w:tab w:val="center" w:pos="4819"/>
              <w:tab w:val="right" w:pos="9638"/>
            </w:tabs>
            <w:rPr>
              <w:color w:val="000000"/>
            </w:rPr>
          </w:pPr>
          <w:r>
            <w:rPr>
              <w:color w:val="000000"/>
            </w:rPr>
            <w:t>0</w:t>
          </w:r>
        </w:p>
      </w:tc>
    </w:tr>
    <w:tr w:rsidR="00FF6393" w14:paraId="0041C324" w14:textId="77777777">
      <w:tc>
        <w:tcPr>
          <w:tcW w:w="4503" w:type="dxa"/>
          <w:vMerge/>
        </w:tcPr>
        <w:p w14:paraId="3655E066" w14:textId="77777777" w:rsidR="00FF6393" w:rsidRDefault="00FF6393">
          <w:pPr>
            <w:widowControl w:val="0"/>
            <w:pBdr>
              <w:top w:val="nil"/>
              <w:left w:val="nil"/>
              <w:bottom w:val="nil"/>
              <w:right w:val="nil"/>
              <w:between w:val="nil"/>
            </w:pBdr>
            <w:spacing w:line="276" w:lineRule="auto"/>
            <w:jc w:val="left"/>
            <w:rPr>
              <w:color w:val="000000"/>
            </w:rPr>
          </w:pPr>
        </w:p>
      </w:tc>
      <w:tc>
        <w:tcPr>
          <w:tcW w:w="1305" w:type="dxa"/>
        </w:tcPr>
        <w:p w14:paraId="178E758F" w14:textId="77777777" w:rsidR="00FF6393" w:rsidRDefault="005B5539">
          <w:pPr>
            <w:tabs>
              <w:tab w:val="center" w:pos="4819"/>
              <w:tab w:val="right" w:pos="9638"/>
            </w:tabs>
            <w:rPr>
              <w:color w:val="000000"/>
            </w:rPr>
          </w:pPr>
          <w:r>
            <w:rPr>
              <w:color w:val="000000"/>
            </w:rPr>
            <w:t>Page</w:t>
          </w:r>
        </w:p>
      </w:tc>
      <w:tc>
        <w:tcPr>
          <w:tcW w:w="3814" w:type="dxa"/>
          <w:gridSpan w:val="3"/>
        </w:tcPr>
        <w:p w14:paraId="4F40B3E2" w14:textId="77777777" w:rsidR="00FF6393" w:rsidRDefault="00FF6393">
          <w:pPr>
            <w:tabs>
              <w:tab w:val="center" w:pos="4819"/>
              <w:tab w:val="right" w:pos="9638"/>
            </w:tabs>
            <w:jc w:val="right"/>
            <w:rPr>
              <w:color w:val="000000"/>
            </w:rPr>
          </w:pPr>
        </w:p>
      </w:tc>
    </w:tr>
  </w:tbl>
  <w:p w14:paraId="75E7EDFA" w14:textId="77777777" w:rsidR="00FF6393" w:rsidRDefault="00FF6393">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54D"/>
    <w:multiLevelType w:val="hybridMultilevel"/>
    <w:tmpl w:val="0EDC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30E7"/>
    <w:multiLevelType w:val="multilevel"/>
    <w:tmpl w:val="4D82FDAE"/>
    <w:lvl w:ilvl="0">
      <w:start w:val="1"/>
      <w:numFmt w:val="decimal"/>
      <w:pStyle w:val="Titolo1"/>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B302E2"/>
    <w:multiLevelType w:val="hybridMultilevel"/>
    <w:tmpl w:val="9EDC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7295B"/>
    <w:multiLevelType w:val="multilevel"/>
    <w:tmpl w:val="96FA6328"/>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258600E"/>
    <w:multiLevelType w:val="multilevel"/>
    <w:tmpl w:val="301C1C32"/>
    <w:lvl w:ilvl="0">
      <w:start w:val="1"/>
      <w:numFmt w:val="decimal"/>
      <w:lvlText w:val="%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16DF253F"/>
    <w:multiLevelType w:val="multilevel"/>
    <w:tmpl w:val="492EE2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ACE4D4F"/>
    <w:multiLevelType w:val="multilevel"/>
    <w:tmpl w:val="111831E6"/>
    <w:lvl w:ilvl="0">
      <w:start w:val="1"/>
      <w:numFmt w:val="decimal"/>
      <w:lvlText w:val="%1."/>
      <w:lvlJc w:val="left"/>
      <w:pPr>
        <w:ind w:left="1440" w:hanging="360"/>
      </w:pPr>
      <w:rPr>
        <w:rFonts w:hint="default"/>
      </w:rPr>
    </w:lvl>
    <w:lvl w:ilvl="1">
      <w:start w:val="1"/>
      <w:numFmt w:val="decimal"/>
      <w:lvlText w:val="%1.%2."/>
      <w:lvlJc w:val="left"/>
      <w:pPr>
        <w:ind w:left="187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 w15:restartNumberingAfterBreak="0">
    <w:nsid w:val="2ED54D1E"/>
    <w:multiLevelType w:val="multilevel"/>
    <w:tmpl w:val="85BC202E"/>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8" w15:restartNumberingAfterBreak="0">
    <w:nsid w:val="2EEC4E7E"/>
    <w:multiLevelType w:val="hybridMultilevel"/>
    <w:tmpl w:val="122C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13A76"/>
    <w:multiLevelType w:val="multilevel"/>
    <w:tmpl w:val="04906254"/>
    <w:lvl w:ilvl="0">
      <w:start w:val="1"/>
      <w:numFmt w:val="decimal"/>
      <w:lvlText w:val="[RD.%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581263"/>
    <w:multiLevelType w:val="hybridMultilevel"/>
    <w:tmpl w:val="331A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C1F17"/>
    <w:multiLevelType w:val="multilevel"/>
    <w:tmpl w:val="3A0C2C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A84E65"/>
    <w:multiLevelType w:val="multilevel"/>
    <w:tmpl w:val="A5042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86D0728"/>
    <w:multiLevelType w:val="multilevel"/>
    <w:tmpl w:val="7C4034B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4" w15:restartNumberingAfterBreak="0">
    <w:nsid w:val="60904FA9"/>
    <w:multiLevelType w:val="multilevel"/>
    <w:tmpl w:val="978EA910"/>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5" w15:restartNumberingAfterBreak="0">
    <w:nsid w:val="62E37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20386007">
    <w:abstractNumId w:val="5"/>
  </w:num>
  <w:num w:numId="2" w16cid:durableId="168715167">
    <w:abstractNumId w:val="9"/>
  </w:num>
  <w:num w:numId="3" w16cid:durableId="1010982772">
    <w:abstractNumId w:val="14"/>
  </w:num>
  <w:num w:numId="4" w16cid:durableId="1780879299">
    <w:abstractNumId w:val="12"/>
  </w:num>
  <w:num w:numId="5" w16cid:durableId="1072241728">
    <w:abstractNumId w:val="7"/>
  </w:num>
  <w:num w:numId="6" w16cid:durableId="1426001170">
    <w:abstractNumId w:val="4"/>
  </w:num>
  <w:num w:numId="7" w16cid:durableId="1364985669">
    <w:abstractNumId w:val="13"/>
  </w:num>
  <w:num w:numId="8" w16cid:durableId="827095661">
    <w:abstractNumId w:val="6"/>
  </w:num>
  <w:num w:numId="9" w16cid:durableId="370038799">
    <w:abstractNumId w:val="3"/>
  </w:num>
  <w:num w:numId="10" w16cid:durableId="2039578464">
    <w:abstractNumId w:val="11"/>
  </w:num>
  <w:num w:numId="11" w16cid:durableId="1607075122">
    <w:abstractNumId w:val="6"/>
  </w:num>
  <w:num w:numId="12" w16cid:durableId="19705453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5935070">
    <w:abstractNumId w:val="15"/>
  </w:num>
  <w:num w:numId="14" w16cid:durableId="1234240675">
    <w:abstractNumId w:val="1"/>
  </w:num>
  <w:num w:numId="15" w16cid:durableId="2051295943">
    <w:abstractNumId w:val="2"/>
  </w:num>
  <w:num w:numId="16" w16cid:durableId="19256465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66583754">
    <w:abstractNumId w:val="10"/>
  </w:num>
  <w:num w:numId="18" w16cid:durableId="1136022519">
    <w:abstractNumId w:val="0"/>
  </w:num>
  <w:num w:numId="19" w16cid:durableId="110684714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molo Politi">
    <w15:presenceInfo w15:providerId="None" w15:userId="Romolo Poli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8"/>
  <w:proofState w:spelling="clean"/>
  <w:trackRevision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93"/>
    <w:rsid w:val="000112B8"/>
    <w:rsid w:val="00034581"/>
    <w:rsid w:val="000D2988"/>
    <w:rsid w:val="00134769"/>
    <w:rsid w:val="0017646C"/>
    <w:rsid w:val="0018257C"/>
    <w:rsid w:val="00205DF0"/>
    <w:rsid w:val="002A5C01"/>
    <w:rsid w:val="002A5CA3"/>
    <w:rsid w:val="002C7068"/>
    <w:rsid w:val="003101DC"/>
    <w:rsid w:val="00340A06"/>
    <w:rsid w:val="003622CD"/>
    <w:rsid w:val="003F6FFE"/>
    <w:rsid w:val="00492138"/>
    <w:rsid w:val="004D1866"/>
    <w:rsid w:val="004D20D2"/>
    <w:rsid w:val="00525B9A"/>
    <w:rsid w:val="005B5539"/>
    <w:rsid w:val="005D45F9"/>
    <w:rsid w:val="005F075E"/>
    <w:rsid w:val="006B277D"/>
    <w:rsid w:val="0073146F"/>
    <w:rsid w:val="007338CF"/>
    <w:rsid w:val="007B43EE"/>
    <w:rsid w:val="007B57E6"/>
    <w:rsid w:val="007C054C"/>
    <w:rsid w:val="007D66B0"/>
    <w:rsid w:val="0089791C"/>
    <w:rsid w:val="008A74F4"/>
    <w:rsid w:val="008D3375"/>
    <w:rsid w:val="008F34A6"/>
    <w:rsid w:val="00964F29"/>
    <w:rsid w:val="009745C0"/>
    <w:rsid w:val="009A5AE1"/>
    <w:rsid w:val="009C7162"/>
    <w:rsid w:val="009E6898"/>
    <w:rsid w:val="009F42E9"/>
    <w:rsid w:val="00A64FA2"/>
    <w:rsid w:val="00AB6157"/>
    <w:rsid w:val="00B234DE"/>
    <w:rsid w:val="00BD42AE"/>
    <w:rsid w:val="00BE7F0E"/>
    <w:rsid w:val="00C24529"/>
    <w:rsid w:val="00C910C4"/>
    <w:rsid w:val="00CC507D"/>
    <w:rsid w:val="00CE2E9C"/>
    <w:rsid w:val="00D84041"/>
    <w:rsid w:val="00DF0D74"/>
    <w:rsid w:val="00EA78ED"/>
    <w:rsid w:val="00F04B3A"/>
    <w:rsid w:val="00F071D0"/>
    <w:rsid w:val="00F22495"/>
    <w:rsid w:val="00F574C0"/>
    <w:rsid w:val="00FF6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6816"/>
  <w15:docId w15:val="{018ACDCF-6688-554E-8927-182D7737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it-IT"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A66CD"/>
  </w:style>
  <w:style w:type="paragraph" w:styleId="Titolo1">
    <w:name w:val="heading 1"/>
    <w:basedOn w:val="Normale"/>
    <w:next w:val="Normale"/>
    <w:link w:val="Titolo1Carattere"/>
    <w:uiPriority w:val="9"/>
    <w:qFormat/>
    <w:rsid w:val="009C7162"/>
    <w:pPr>
      <w:keepNext/>
      <w:keepLines/>
      <w:numPr>
        <w:numId w:val="14"/>
      </w:numPr>
      <w:spacing w:before="240"/>
      <w:outlineLvl w:val="0"/>
    </w:pPr>
    <w:rPr>
      <w:rFonts w:asciiTheme="majorHAnsi" w:eastAsiaTheme="majorEastAsia" w:hAnsiTheme="majorHAnsi" w:cstheme="majorBidi"/>
      <w:b/>
      <w:color w:val="2F5496" w:themeColor="accent1" w:themeShade="BF"/>
      <w:sz w:val="32"/>
      <w:szCs w:val="32"/>
    </w:rPr>
  </w:style>
  <w:style w:type="paragraph" w:styleId="Titolo2">
    <w:name w:val="heading 2"/>
    <w:basedOn w:val="Titolo1"/>
    <w:next w:val="Normale"/>
    <w:link w:val="Titolo2Carattere"/>
    <w:uiPriority w:val="9"/>
    <w:unhideWhenUsed/>
    <w:qFormat/>
    <w:rsid w:val="000112B8"/>
    <w:pPr>
      <w:numPr>
        <w:ilvl w:val="1"/>
      </w:numPr>
      <w:outlineLvl w:val="1"/>
    </w:pPr>
    <w:rPr>
      <w:sz w:val="28"/>
      <w:szCs w:val="28"/>
    </w:rPr>
  </w:style>
  <w:style w:type="paragraph" w:styleId="Titolo3">
    <w:name w:val="heading 3"/>
    <w:basedOn w:val="Normale"/>
    <w:next w:val="Normale"/>
    <w:link w:val="Titolo3Carattere"/>
    <w:uiPriority w:val="9"/>
    <w:semiHidden/>
    <w:unhideWhenUsed/>
    <w:qFormat/>
    <w:rsid w:val="00CE2E9C"/>
    <w:pPr>
      <w:keepNext/>
      <w:keepLines/>
      <w:spacing w:before="120" w:after="120"/>
      <w:outlineLvl w:val="2"/>
    </w:pPr>
    <w:rPr>
      <w:rFonts w:asciiTheme="majorHAnsi" w:eastAsiaTheme="majorEastAsia" w:hAnsiTheme="majorHAnsi" w:cstheme="majorBidi"/>
      <w:b/>
      <w:color w:val="1F3763" w:themeColor="accent1" w:themeShade="7F"/>
      <w:sz w:val="28"/>
    </w:rPr>
  </w:style>
  <w:style w:type="paragraph" w:styleId="Titolo4">
    <w:name w:val="heading 4"/>
    <w:basedOn w:val="Normale"/>
    <w:next w:val="Normale"/>
    <w:link w:val="Titolo4Carattere"/>
    <w:uiPriority w:val="9"/>
    <w:semiHidden/>
    <w:unhideWhenUsed/>
    <w:qFormat/>
    <w:rsid w:val="00CE2E9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CE2E9C"/>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E2E9C"/>
    <w:pPr>
      <w:keepNext/>
      <w:keepLines/>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E2E9C"/>
    <w:pPr>
      <w:keepNext/>
      <w:keepLines/>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E2E9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E2E9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6A66CD"/>
    <w:pPr>
      <w:contextualSpacing/>
    </w:pPr>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semiHidden/>
    <w:rsid w:val="004B687B"/>
    <w:rPr>
      <w:rFonts w:asciiTheme="majorHAnsi" w:eastAsiaTheme="majorEastAsia" w:hAnsiTheme="majorHAnsi" w:cstheme="majorBidi"/>
      <w:i/>
      <w:iCs/>
      <w:color w:val="2F5496" w:themeColor="accent1" w:themeShade="BF"/>
    </w:rPr>
  </w:style>
  <w:style w:type="character" w:customStyle="1" w:styleId="TitoloCarattere">
    <w:name w:val="Titolo Carattere"/>
    <w:basedOn w:val="Carpredefinitoparagrafo"/>
    <w:link w:val="Titolo"/>
    <w:uiPriority w:val="10"/>
    <w:rsid w:val="006A66C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6A66CD"/>
    <w:pPr>
      <w:tabs>
        <w:tab w:val="center" w:pos="4819"/>
        <w:tab w:val="right" w:pos="9638"/>
      </w:tabs>
    </w:pPr>
  </w:style>
  <w:style w:type="character" w:customStyle="1" w:styleId="IntestazioneCarattere">
    <w:name w:val="Intestazione Carattere"/>
    <w:basedOn w:val="Carpredefinitoparagrafo"/>
    <w:link w:val="Intestazione"/>
    <w:uiPriority w:val="99"/>
    <w:rsid w:val="006A66CD"/>
  </w:style>
  <w:style w:type="paragraph" w:styleId="Pidipagina">
    <w:name w:val="footer"/>
    <w:basedOn w:val="Normale"/>
    <w:link w:val="PidipaginaCarattere"/>
    <w:uiPriority w:val="99"/>
    <w:unhideWhenUsed/>
    <w:rsid w:val="006A66CD"/>
    <w:pPr>
      <w:tabs>
        <w:tab w:val="center" w:pos="4819"/>
        <w:tab w:val="right" w:pos="9638"/>
      </w:tabs>
    </w:pPr>
  </w:style>
  <w:style w:type="character" w:customStyle="1" w:styleId="PidipaginaCarattere">
    <w:name w:val="Piè di pagina Carattere"/>
    <w:basedOn w:val="Carpredefinitoparagrafo"/>
    <w:link w:val="Pidipagina"/>
    <w:uiPriority w:val="99"/>
    <w:rsid w:val="006A66CD"/>
  </w:style>
  <w:style w:type="table" w:styleId="Grigliatabella">
    <w:name w:val="Table Grid"/>
    <w:basedOn w:val="Tabellanormale"/>
    <w:uiPriority w:val="39"/>
    <w:rsid w:val="006A6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9C7162"/>
    <w:rPr>
      <w:rFonts w:asciiTheme="majorHAnsi" w:eastAsiaTheme="majorEastAsia" w:hAnsiTheme="majorHAnsi" w:cstheme="majorBidi"/>
      <w:b/>
      <w:color w:val="2F5496" w:themeColor="accent1" w:themeShade="BF"/>
      <w:sz w:val="32"/>
      <w:szCs w:val="32"/>
    </w:rPr>
  </w:style>
  <w:style w:type="character" w:customStyle="1" w:styleId="Titolo2Carattere">
    <w:name w:val="Titolo 2 Carattere"/>
    <w:basedOn w:val="Carpredefinitoparagrafo"/>
    <w:link w:val="Titolo2"/>
    <w:uiPriority w:val="9"/>
    <w:rsid w:val="000112B8"/>
    <w:rPr>
      <w:rFonts w:asciiTheme="majorHAnsi" w:eastAsiaTheme="majorEastAsia" w:hAnsiTheme="majorHAnsi" w:cstheme="majorBidi"/>
      <w:b/>
      <w:color w:val="2F5496" w:themeColor="accent1" w:themeShade="BF"/>
      <w:sz w:val="28"/>
      <w:szCs w:val="28"/>
    </w:rPr>
  </w:style>
  <w:style w:type="character" w:customStyle="1" w:styleId="Titolo3Carattere">
    <w:name w:val="Titolo 3 Carattere"/>
    <w:basedOn w:val="Carpredefinitoparagrafo"/>
    <w:link w:val="Titolo3"/>
    <w:uiPriority w:val="9"/>
    <w:rsid w:val="006A66CD"/>
    <w:rPr>
      <w:rFonts w:asciiTheme="majorHAnsi" w:eastAsiaTheme="majorEastAsia" w:hAnsiTheme="majorHAnsi" w:cstheme="majorBidi"/>
      <w:b/>
      <w:color w:val="1F3763" w:themeColor="accent1" w:themeShade="7F"/>
      <w:sz w:val="28"/>
    </w:rPr>
  </w:style>
  <w:style w:type="table" w:styleId="Tabellagriglia4-colore1">
    <w:name w:val="Grid Table 4 Accent 1"/>
    <w:basedOn w:val="Tabellanormale"/>
    <w:uiPriority w:val="49"/>
    <w:rsid w:val="006A66C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1">
    <w:name w:val="toc 1"/>
    <w:basedOn w:val="Normale"/>
    <w:next w:val="Normale"/>
    <w:autoRedefine/>
    <w:uiPriority w:val="39"/>
    <w:unhideWhenUsed/>
    <w:rsid w:val="00CE2E9C"/>
    <w:pPr>
      <w:tabs>
        <w:tab w:val="right" w:pos="9622"/>
      </w:tabs>
      <w:spacing w:before="120" w:after="120"/>
      <w:jc w:val="left"/>
    </w:pPr>
    <w:rPr>
      <w:rFonts w:cstheme="minorHAnsi"/>
      <w:b/>
      <w:bCs/>
      <w:caps/>
      <w:sz w:val="20"/>
      <w:szCs w:val="20"/>
    </w:rPr>
  </w:style>
  <w:style w:type="character" w:styleId="Collegamentoipertestuale">
    <w:name w:val="Hyperlink"/>
    <w:basedOn w:val="Carpredefinitoparagrafo"/>
    <w:uiPriority w:val="99"/>
    <w:unhideWhenUsed/>
    <w:rsid w:val="006A66CD"/>
    <w:rPr>
      <w:color w:val="0563C1" w:themeColor="hyperlink"/>
      <w:u w:val="single"/>
    </w:rPr>
  </w:style>
  <w:style w:type="paragraph" w:styleId="Sommario2">
    <w:name w:val="toc 2"/>
    <w:basedOn w:val="Normale"/>
    <w:next w:val="Normale"/>
    <w:autoRedefine/>
    <w:uiPriority w:val="39"/>
    <w:unhideWhenUsed/>
    <w:rsid w:val="006A66CD"/>
    <w:pPr>
      <w:ind w:left="240"/>
      <w:jc w:val="left"/>
    </w:pPr>
    <w:rPr>
      <w:rFonts w:cstheme="minorHAnsi"/>
      <w:smallCaps/>
      <w:sz w:val="20"/>
      <w:szCs w:val="20"/>
    </w:rPr>
  </w:style>
  <w:style w:type="paragraph" w:styleId="Sommario3">
    <w:name w:val="toc 3"/>
    <w:basedOn w:val="Normale"/>
    <w:next w:val="Normale"/>
    <w:autoRedefine/>
    <w:uiPriority w:val="39"/>
    <w:unhideWhenUsed/>
    <w:rsid w:val="006A66CD"/>
    <w:pPr>
      <w:ind w:left="480"/>
      <w:jc w:val="left"/>
    </w:pPr>
    <w:rPr>
      <w:rFonts w:cstheme="minorHAnsi"/>
      <w:i/>
      <w:iCs/>
      <w:sz w:val="20"/>
      <w:szCs w:val="20"/>
    </w:rPr>
  </w:style>
  <w:style w:type="paragraph" w:styleId="Sommario4">
    <w:name w:val="toc 4"/>
    <w:basedOn w:val="Normale"/>
    <w:next w:val="Normale"/>
    <w:autoRedefine/>
    <w:uiPriority w:val="39"/>
    <w:unhideWhenUsed/>
    <w:rsid w:val="006A66CD"/>
    <w:pPr>
      <w:ind w:left="720"/>
      <w:jc w:val="left"/>
    </w:pPr>
    <w:rPr>
      <w:rFonts w:cstheme="minorHAnsi"/>
      <w:sz w:val="18"/>
      <w:szCs w:val="18"/>
    </w:rPr>
  </w:style>
  <w:style w:type="paragraph" w:styleId="Sommario5">
    <w:name w:val="toc 5"/>
    <w:basedOn w:val="Normale"/>
    <w:next w:val="Normale"/>
    <w:autoRedefine/>
    <w:uiPriority w:val="39"/>
    <w:unhideWhenUsed/>
    <w:rsid w:val="006A66CD"/>
    <w:pPr>
      <w:ind w:left="960"/>
      <w:jc w:val="left"/>
    </w:pPr>
    <w:rPr>
      <w:rFonts w:cstheme="minorHAnsi"/>
      <w:sz w:val="18"/>
      <w:szCs w:val="18"/>
    </w:rPr>
  </w:style>
  <w:style w:type="paragraph" w:styleId="Sommario6">
    <w:name w:val="toc 6"/>
    <w:basedOn w:val="Normale"/>
    <w:next w:val="Normale"/>
    <w:autoRedefine/>
    <w:uiPriority w:val="39"/>
    <w:unhideWhenUsed/>
    <w:rsid w:val="006A66CD"/>
    <w:pPr>
      <w:ind w:left="1200"/>
      <w:jc w:val="left"/>
    </w:pPr>
    <w:rPr>
      <w:rFonts w:cstheme="minorHAnsi"/>
      <w:sz w:val="18"/>
      <w:szCs w:val="18"/>
    </w:rPr>
  </w:style>
  <w:style w:type="paragraph" w:styleId="Sommario7">
    <w:name w:val="toc 7"/>
    <w:basedOn w:val="Normale"/>
    <w:next w:val="Normale"/>
    <w:autoRedefine/>
    <w:uiPriority w:val="39"/>
    <w:unhideWhenUsed/>
    <w:rsid w:val="006A66CD"/>
    <w:pPr>
      <w:ind w:left="1440"/>
      <w:jc w:val="left"/>
    </w:pPr>
    <w:rPr>
      <w:rFonts w:cstheme="minorHAnsi"/>
      <w:sz w:val="18"/>
      <w:szCs w:val="18"/>
    </w:rPr>
  </w:style>
  <w:style w:type="paragraph" w:styleId="Sommario8">
    <w:name w:val="toc 8"/>
    <w:basedOn w:val="Normale"/>
    <w:next w:val="Normale"/>
    <w:autoRedefine/>
    <w:uiPriority w:val="39"/>
    <w:unhideWhenUsed/>
    <w:rsid w:val="006A66CD"/>
    <w:pPr>
      <w:ind w:left="1680"/>
      <w:jc w:val="left"/>
    </w:pPr>
    <w:rPr>
      <w:rFonts w:cstheme="minorHAnsi"/>
      <w:sz w:val="18"/>
      <w:szCs w:val="18"/>
    </w:rPr>
  </w:style>
  <w:style w:type="paragraph" w:styleId="Sommario9">
    <w:name w:val="toc 9"/>
    <w:basedOn w:val="Normale"/>
    <w:next w:val="Normale"/>
    <w:autoRedefine/>
    <w:uiPriority w:val="39"/>
    <w:unhideWhenUsed/>
    <w:rsid w:val="006A66CD"/>
    <w:pPr>
      <w:ind w:left="1920"/>
      <w:jc w:val="left"/>
    </w:pPr>
    <w:rPr>
      <w:rFonts w:cstheme="minorHAnsi"/>
      <w:sz w:val="18"/>
      <w:szCs w:val="18"/>
    </w:rPr>
  </w:style>
  <w:style w:type="paragraph" w:styleId="Paragrafoelenco">
    <w:name w:val="List Paragraph"/>
    <w:basedOn w:val="Normale"/>
    <w:uiPriority w:val="34"/>
    <w:qFormat/>
    <w:rsid w:val="00B23A83"/>
    <w:pPr>
      <w:ind w:left="720"/>
      <w:contextualSpacing/>
    </w:pPr>
  </w:style>
  <w:style w:type="paragraph" w:customStyle="1" w:styleId="NumTitolo1">
    <w:name w:val="Num Titolo 1"/>
    <w:basedOn w:val="Titolo1"/>
    <w:autoRedefine/>
    <w:qFormat/>
    <w:rsid w:val="00BE7F0E"/>
    <w:pPr>
      <w:ind w:left="0" w:firstLine="0"/>
    </w:pPr>
  </w:style>
  <w:style w:type="character" w:customStyle="1" w:styleId="Titolo5Carattere">
    <w:name w:val="Titolo 5 Carattere"/>
    <w:basedOn w:val="Carpredefinitoparagrafo"/>
    <w:link w:val="Titolo5"/>
    <w:uiPriority w:val="9"/>
    <w:semiHidden/>
    <w:rsid w:val="00B23A8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B23A8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23A8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23A8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23A83"/>
    <w:rPr>
      <w:rFonts w:asciiTheme="majorHAnsi" w:eastAsiaTheme="majorEastAsia" w:hAnsiTheme="majorHAnsi" w:cstheme="majorBidi"/>
      <w:i/>
      <w:iCs/>
      <w:color w:val="272727" w:themeColor="text1" w:themeTint="D8"/>
      <w:sz w:val="21"/>
      <w:szCs w:val="21"/>
    </w:rPr>
  </w:style>
  <w:style w:type="table" w:styleId="Tabellagriglia5scura-colore1">
    <w:name w:val="Grid Table 5 Dark Accent 1"/>
    <w:basedOn w:val="Tabellanormale"/>
    <w:uiPriority w:val="50"/>
    <w:rsid w:val="00F45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ellanormale"/>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ellanormale"/>
    <w:tblPr>
      <w:tblStyleRowBandSize w:val="1"/>
      <w:tblStyleColBandSize w:val="1"/>
      <w:tblCellMar>
        <w:left w:w="115" w:type="dxa"/>
        <w:right w:w="115" w:type="dxa"/>
      </w:tblCellMar>
    </w:tblPr>
    <w:tcPr>
      <w:shd w:val="clear" w:color="auto" w:fill="D9E2F3"/>
    </w:tcPr>
  </w:style>
  <w:style w:type="character" w:styleId="Numeropagina">
    <w:name w:val="page number"/>
    <w:basedOn w:val="Carpredefinitoparagrafo"/>
    <w:uiPriority w:val="99"/>
    <w:semiHidden/>
    <w:unhideWhenUsed/>
    <w:rsid w:val="00AD6A1C"/>
  </w:style>
  <w:style w:type="table" w:customStyle="1" w:styleId="a2">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3">
    <w:basedOn w:val="TableNormal1"/>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1"/>
    <w:tblPr>
      <w:tblStyleRowBandSize w:val="1"/>
      <w:tblStyleColBandSize w:val="1"/>
      <w:tblCellMar>
        <w:left w:w="115" w:type="dxa"/>
        <w:right w:w="115" w:type="dxa"/>
      </w:tblCellMar>
    </w:tblPr>
    <w:tcPr>
      <w:shd w:val="clear" w:color="auto" w:fill="D9E2F3"/>
    </w:tcPr>
  </w:style>
  <w:style w:type="paragraph" w:styleId="Didascalia">
    <w:name w:val="caption"/>
    <w:basedOn w:val="Normale"/>
    <w:next w:val="Normale"/>
    <w:uiPriority w:val="35"/>
    <w:unhideWhenUsed/>
    <w:qFormat/>
    <w:rsid w:val="00F04B3A"/>
    <w:pPr>
      <w:spacing w:after="200"/>
    </w:pPr>
    <w:rPr>
      <w:i/>
      <w:iCs/>
      <w:color w:val="44546A" w:themeColor="text2"/>
      <w:sz w:val="18"/>
      <w:szCs w:val="18"/>
    </w:rPr>
  </w:style>
  <w:style w:type="paragraph" w:styleId="PreformattatoHTML">
    <w:name w:val="HTML Preformatted"/>
    <w:basedOn w:val="Normale"/>
    <w:link w:val="PreformattatoHTMLCarattere"/>
    <w:uiPriority w:val="99"/>
    <w:unhideWhenUsed/>
    <w:rsid w:val="00F0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US"/>
    </w:rPr>
  </w:style>
  <w:style w:type="character" w:customStyle="1" w:styleId="PreformattatoHTMLCarattere">
    <w:name w:val="Preformattato HTML Carattere"/>
    <w:basedOn w:val="Carpredefinitoparagrafo"/>
    <w:link w:val="PreformattatoHTML"/>
    <w:uiPriority w:val="99"/>
    <w:rsid w:val="00F04B3A"/>
    <w:rPr>
      <w:rFonts w:ascii="Courier New" w:eastAsia="Times New Roman" w:hAnsi="Courier New" w:cs="Courier New"/>
      <w:sz w:val="20"/>
      <w:szCs w:val="20"/>
      <w:lang w:eastAsia="en-US"/>
    </w:rPr>
  </w:style>
  <w:style w:type="character" w:customStyle="1" w:styleId="y2iqfc">
    <w:name w:val="y2iqfc"/>
    <w:basedOn w:val="Carpredefinitoparagrafo"/>
    <w:rsid w:val="00F04B3A"/>
  </w:style>
  <w:style w:type="character" w:styleId="Menzionenonrisolta">
    <w:name w:val="Unresolved Mention"/>
    <w:basedOn w:val="Carpredefinitoparagrafo"/>
    <w:uiPriority w:val="99"/>
    <w:semiHidden/>
    <w:unhideWhenUsed/>
    <w:rsid w:val="00F04B3A"/>
    <w:rPr>
      <w:color w:val="605E5C"/>
      <w:shd w:val="clear" w:color="auto" w:fill="E1DFDD"/>
    </w:rPr>
  </w:style>
  <w:style w:type="paragraph" w:styleId="NormaleWeb">
    <w:name w:val="Normal (Web)"/>
    <w:basedOn w:val="Normale"/>
    <w:uiPriority w:val="99"/>
    <w:unhideWhenUsed/>
    <w:rsid w:val="00C910C4"/>
    <w:pPr>
      <w:spacing w:before="100" w:beforeAutospacing="1" w:after="100" w:afterAutospacing="1"/>
      <w:jc w:val="left"/>
    </w:pPr>
    <w:rPr>
      <w:rFonts w:ascii="Times New Roman" w:eastAsia="Times New Roman" w:hAnsi="Times New Roman" w:cs="Times New Roman"/>
      <w:lang w:eastAsia="en-US"/>
    </w:rPr>
  </w:style>
  <w:style w:type="character" w:customStyle="1" w:styleId="il">
    <w:name w:val="il"/>
    <w:basedOn w:val="Carpredefinitoparagrafo"/>
    <w:rsid w:val="00C910C4"/>
  </w:style>
  <w:style w:type="character" w:styleId="Collegamentovisitato">
    <w:name w:val="FollowedHyperlink"/>
    <w:basedOn w:val="Carpredefinitoparagrafo"/>
    <w:uiPriority w:val="99"/>
    <w:semiHidden/>
    <w:unhideWhenUsed/>
    <w:rsid w:val="007C054C"/>
    <w:rPr>
      <w:color w:val="954F72" w:themeColor="followedHyperlink"/>
      <w:u w:val="single"/>
    </w:rPr>
  </w:style>
  <w:style w:type="paragraph" w:styleId="Revisione">
    <w:name w:val="Revision"/>
    <w:hidden/>
    <w:uiPriority w:val="99"/>
    <w:semiHidden/>
    <w:rsid w:val="007D66B0"/>
    <w:pPr>
      <w:jc w:val="left"/>
    </w:pPr>
  </w:style>
  <w:style w:type="character" w:styleId="Rimandocommento">
    <w:name w:val="annotation reference"/>
    <w:basedOn w:val="Carpredefinitoparagrafo"/>
    <w:uiPriority w:val="99"/>
    <w:semiHidden/>
    <w:unhideWhenUsed/>
    <w:rsid w:val="003F6FFE"/>
    <w:rPr>
      <w:sz w:val="16"/>
      <w:szCs w:val="16"/>
    </w:rPr>
  </w:style>
  <w:style w:type="paragraph" w:styleId="Testocommento">
    <w:name w:val="annotation text"/>
    <w:basedOn w:val="Normale"/>
    <w:link w:val="TestocommentoCarattere"/>
    <w:uiPriority w:val="99"/>
    <w:semiHidden/>
    <w:unhideWhenUsed/>
    <w:rsid w:val="003F6FFE"/>
    <w:rPr>
      <w:sz w:val="20"/>
      <w:szCs w:val="20"/>
    </w:rPr>
  </w:style>
  <w:style w:type="character" w:customStyle="1" w:styleId="TestocommentoCarattere">
    <w:name w:val="Testo commento Carattere"/>
    <w:basedOn w:val="Carpredefinitoparagrafo"/>
    <w:link w:val="Testocommento"/>
    <w:uiPriority w:val="99"/>
    <w:semiHidden/>
    <w:rsid w:val="003F6FFE"/>
    <w:rPr>
      <w:sz w:val="20"/>
      <w:szCs w:val="20"/>
    </w:rPr>
  </w:style>
  <w:style w:type="paragraph" w:styleId="Soggettocommento">
    <w:name w:val="annotation subject"/>
    <w:basedOn w:val="Testocommento"/>
    <w:next w:val="Testocommento"/>
    <w:link w:val="SoggettocommentoCarattere"/>
    <w:uiPriority w:val="99"/>
    <w:semiHidden/>
    <w:unhideWhenUsed/>
    <w:rsid w:val="003F6FFE"/>
    <w:rPr>
      <w:b/>
      <w:bCs/>
    </w:rPr>
  </w:style>
  <w:style w:type="character" w:customStyle="1" w:styleId="SoggettocommentoCarattere">
    <w:name w:val="Soggetto commento Carattere"/>
    <w:basedOn w:val="TestocommentoCarattere"/>
    <w:link w:val="Soggettocommento"/>
    <w:uiPriority w:val="99"/>
    <w:semiHidden/>
    <w:rsid w:val="003F6F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956">
      <w:bodyDiv w:val="1"/>
      <w:marLeft w:val="0"/>
      <w:marRight w:val="0"/>
      <w:marTop w:val="0"/>
      <w:marBottom w:val="0"/>
      <w:divBdr>
        <w:top w:val="none" w:sz="0" w:space="0" w:color="auto"/>
        <w:left w:val="none" w:sz="0" w:space="0" w:color="auto"/>
        <w:bottom w:val="none" w:sz="0" w:space="0" w:color="auto"/>
        <w:right w:val="none" w:sz="0" w:space="0" w:color="auto"/>
      </w:divBdr>
    </w:div>
    <w:div w:id="53966414">
      <w:bodyDiv w:val="1"/>
      <w:marLeft w:val="0"/>
      <w:marRight w:val="0"/>
      <w:marTop w:val="0"/>
      <w:marBottom w:val="0"/>
      <w:divBdr>
        <w:top w:val="none" w:sz="0" w:space="0" w:color="auto"/>
        <w:left w:val="none" w:sz="0" w:space="0" w:color="auto"/>
        <w:bottom w:val="none" w:sz="0" w:space="0" w:color="auto"/>
        <w:right w:val="none" w:sz="0" w:space="0" w:color="auto"/>
      </w:divBdr>
    </w:div>
    <w:div w:id="227886731">
      <w:bodyDiv w:val="1"/>
      <w:marLeft w:val="0"/>
      <w:marRight w:val="0"/>
      <w:marTop w:val="0"/>
      <w:marBottom w:val="0"/>
      <w:divBdr>
        <w:top w:val="none" w:sz="0" w:space="0" w:color="auto"/>
        <w:left w:val="none" w:sz="0" w:space="0" w:color="auto"/>
        <w:bottom w:val="none" w:sz="0" w:space="0" w:color="auto"/>
        <w:right w:val="none" w:sz="0" w:space="0" w:color="auto"/>
      </w:divBdr>
    </w:div>
    <w:div w:id="305823515">
      <w:bodyDiv w:val="1"/>
      <w:marLeft w:val="0"/>
      <w:marRight w:val="0"/>
      <w:marTop w:val="0"/>
      <w:marBottom w:val="0"/>
      <w:divBdr>
        <w:top w:val="none" w:sz="0" w:space="0" w:color="auto"/>
        <w:left w:val="none" w:sz="0" w:space="0" w:color="auto"/>
        <w:bottom w:val="none" w:sz="0" w:space="0" w:color="auto"/>
        <w:right w:val="none" w:sz="0" w:space="0" w:color="auto"/>
      </w:divBdr>
    </w:div>
    <w:div w:id="383018999">
      <w:bodyDiv w:val="1"/>
      <w:marLeft w:val="0"/>
      <w:marRight w:val="0"/>
      <w:marTop w:val="0"/>
      <w:marBottom w:val="0"/>
      <w:divBdr>
        <w:top w:val="none" w:sz="0" w:space="0" w:color="auto"/>
        <w:left w:val="none" w:sz="0" w:space="0" w:color="auto"/>
        <w:bottom w:val="none" w:sz="0" w:space="0" w:color="auto"/>
        <w:right w:val="none" w:sz="0" w:space="0" w:color="auto"/>
      </w:divBdr>
    </w:div>
    <w:div w:id="582225307">
      <w:bodyDiv w:val="1"/>
      <w:marLeft w:val="0"/>
      <w:marRight w:val="0"/>
      <w:marTop w:val="0"/>
      <w:marBottom w:val="0"/>
      <w:divBdr>
        <w:top w:val="none" w:sz="0" w:space="0" w:color="auto"/>
        <w:left w:val="none" w:sz="0" w:space="0" w:color="auto"/>
        <w:bottom w:val="none" w:sz="0" w:space="0" w:color="auto"/>
        <w:right w:val="none" w:sz="0" w:space="0" w:color="auto"/>
      </w:divBdr>
      <w:divsChild>
        <w:div w:id="589697346">
          <w:marLeft w:val="0"/>
          <w:marRight w:val="0"/>
          <w:marTop w:val="0"/>
          <w:marBottom w:val="0"/>
          <w:divBdr>
            <w:top w:val="none" w:sz="0" w:space="0" w:color="auto"/>
            <w:left w:val="none" w:sz="0" w:space="0" w:color="auto"/>
            <w:bottom w:val="none" w:sz="0" w:space="0" w:color="auto"/>
            <w:right w:val="none" w:sz="0" w:space="0" w:color="auto"/>
          </w:divBdr>
          <w:divsChild>
            <w:div w:id="1674840118">
              <w:marLeft w:val="0"/>
              <w:marRight w:val="0"/>
              <w:marTop w:val="0"/>
              <w:marBottom w:val="0"/>
              <w:divBdr>
                <w:top w:val="none" w:sz="0" w:space="0" w:color="auto"/>
                <w:left w:val="none" w:sz="0" w:space="0" w:color="auto"/>
                <w:bottom w:val="none" w:sz="0" w:space="0" w:color="auto"/>
                <w:right w:val="none" w:sz="0" w:space="0" w:color="auto"/>
              </w:divBdr>
            </w:div>
            <w:div w:id="20996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36">
      <w:bodyDiv w:val="1"/>
      <w:marLeft w:val="0"/>
      <w:marRight w:val="0"/>
      <w:marTop w:val="0"/>
      <w:marBottom w:val="0"/>
      <w:divBdr>
        <w:top w:val="none" w:sz="0" w:space="0" w:color="auto"/>
        <w:left w:val="none" w:sz="0" w:space="0" w:color="auto"/>
        <w:bottom w:val="none" w:sz="0" w:space="0" w:color="auto"/>
        <w:right w:val="none" w:sz="0" w:space="0" w:color="auto"/>
      </w:divBdr>
      <w:divsChild>
        <w:div w:id="1285040499">
          <w:marLeft w:val="0"/>
          <w:marRight w:val="0"/>
          <w:marTop w:val="0"/>
          <w:marBottom w:val="0"/>
          <w:divBdr>
            <w:top w:val="none" w:sz="0" w:space="0" w:color="auto"/>
            <w:left w:val="none" w:sz="0" w:space="0" w:color="auto"/>
            <w:bottom w:val="none" w:sz="0" w:space="0" w:color="auto"/>
            <w:right w:val="none" w:sz="0" w:space="0" w:color="auto"/>
          </w:divBdr>
          <w:divsChild>
            <w:div w:id="13389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386">
      <w:bodyDiv w:val="1"/>
      <w:marLeft w:val="0"/>
      <w:marRight w:val="0"/>
      <w:marTop w:val="0"/>
      <w:marBottom w:val="0"/>
      <w:divBdr>
        <w:top w:val="none" w:sz="0" w:space="0" w:color="auto"/>
        <w:left w:val="none" w:sz="0" w:space="0" w:color="auto"/>
        <w:bottom w:val="none" w:sz="0" w:space="0" w:color="auto"/>
        <w:right w:val="none" w:sz="0" w:space="0" w:color="auto"/>
      </w:divBdr>
    </w:div>
    <w:div w:id="816412963">
      <w:bodyDiv w:val="1"/>
      <w:marLeft w:val="0"/>
      <w:marRight w:val="0"/>
      <w:marTop w:val="0"/>
      <w:marBottom w:val="0"/>
      <w:divBdr>
        <w:top w:val="none" w:sz="0" w:space="0" w:color="auto"/>
        <w:left w:val="none" w:sz="0" w:space="0" w:color="auto"/>
        <w:bottom w:val="none" w:sz="0" w:space="0" w:color="auto"/>
        <w:right w:val="none" w:sz="0" w:space="0" w:color="auto"/>
      </w:divBdr>
    </w:div>
    <w:div w:id="880092068">
      <w:bodyDiv w:val="1"/>
      <w:marLeft w:val="0"/>
      <w:marRight w:val="0"/>
      <w:marTop w:val="0"/>
      <w:marBottom w:val="0"/>
      <w:divBdr>
        <w:top w:val="none" w:sz="0" w:space="0" w:color="auto"/>
        <w:left w:val="none" w:sz="0" w:space="0" w:color="auto"/>
        <w:bottom w:val="none" w:sz="0" w:space="0" w:color="auto"/>
        <w:right w:val="none" w:sz="0" w:space="0" w:color="auto"/>
      </w:divBdr>
    </w:div>
    <w:div w:id="1016541978">
      <w:bodyDiv w:val="1"/>
      <w:marLeft w:val="0"/>
      <w:marRight w:val="0"/>
      <w:marTop w:val="0"/>
      <w:marBottom w:val="0"/>
      <w:divBdr>
        <w:top w:val="none" w:sz="0" w:space="0" w:color="auto"/>
        <w:left w:val="none" w:sz="0" w:space="0" w:color="auto"/>
        <w:bottom w:val="none" w:sz="0" w:space="0" w:color="auto"/>
        <w:right w:val="none" w:sz="0" w:space="0" w:color="auto"/>
      </w:divBdr>
    </w:div>
    <w:div w:id="1047989183">
      <w:bodyDiv w:val="1"/>
      <w:marLeft w:val="0"/>
      <w:marRight w:val="0"/>
      <w:marTop w:val="0"/>
      <w:marBottom w:val="0"/>
      <w:divBdr>
        <w:top w:val="none" w:sz="0" w:space="0" w:color="auto"/>
        <w:left w:val="none" w:sz="0" w:space="0" w:color="auto"/>
        <w:bottom w:val="none" w:sz="0" w:space="0" w:color="auto"/>
        <w:right w:val="none" w:sz="0" w:space="0" w:color="auto"/>
      </w:divBdr>
    </w:div>
    <w:div w:id="1342974673">
      <w:bodyDiv w:val="1"/>
      <w:marLeft w:val="0"/>
      <w:marRight w:val="0"/>
      <w:marTop w:val="0"/>
      <w:marBottom w:val="0"/>
      <w:divBdr>
        <w:top w:val="none" w:sz="0" w:space="0" w:color="auto"/>
        <w:left w:val="none" w:sz="0" w:space="0" w:color="auto"/>
        <w:bottom w:val="none" w:sz="0" w:space="0" w:color="auto"/>
        <w:right w:val="none" w:sz="0" w:space="0" w:color="auto"/>
      </w:divBdr>
    </w:div>
    <w:div w:id="1394041290">
      <w:bodyDiv w:val="1"/>
      <w:marLeft w:val="0"/>
      <w:marRight w:val="0"/>
      <w:marTop w:val="0"/>
      <w:marBottom w:val="0"/>
      <w:divBdr>
        <w:top w:val="none" w:sz="0" w:space="0" w:color="auto"/>
        <w:left w:val="none" w:sz="0" w:space="0" w:color="auto"/>
        <w:bottom w:val="none" w:sz="0" w:space="0" w:color="auto"/>
        <w:right w:val="none" w:sz="0" w:space="0" w:color="auto"/>
      </w:divBdr>
      <w:divsChild>
        <w:div w:id="1698195542">
          <w:marLeft w:val="0"/>
          <w:marRight w:val="0"/>
          <w:marTop w:val="0"/>
          <w:marBottom w:val="0"/>
          <w:divBdr>
            <w:top w:val="none" w:sz="0" w:space="0" w:color="auto"/>
            <w:left w:val="none" w:sz="0" w:space="0" w:color="auto"/>
            <w:bottom w:val="none" w:sz="0" w:space="0" w:color="auto"/>
            <w:right w:val="none" w:sz="0" w:space="0" w:color="auto"/>
          </w:divBdr>
          <w:divsChild>
            <w:div w:id="1956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017">
      <w:bodyDiv w:val="1"/>
      <w:marLeft w:val="0"/>
      <w:marRight w:val="0"/>
      <w:marTop w:val="0"/>
      <w:marBottom w:val="0"/>
      <w:divBdr>
        <w:top w:val="none" w:sz="0" w:space="0" w:color="auto"/>
        <w:left w:val="none" w:sz="0" w:space="0" w:color="auto"/>
        <w:bottom w:val="none" w:sz="0" w:space="0" w:color="auto"/>
        <w:right w:val="none" w:sz="0" w:space="0" w:color="auto"/>
      </w:divBdr>
      <w:divsChild>
        <w:div w:id="631059228">
          <w:marLeft w:val="0"/>
          <w:marRight w:val="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1060">
      <w:bodyDiv w:val="1"/>
      <w:marLeft w:val="0"/>
      <w:marRight w:val="0"/>
      <w:marTop w:val="0"/>
      <w:marBottom w:val="0"/>
      <w:divBdr>
        <w:top w:val="none" w:sz="0" w:space="0" w:color="auto"/>
        <w:left w:val="none" w:sz="0" w:space="0" w:color="auto"/>
        <w:bottom w:val="none" w:sz="0" w:space="0" w:color="auto"/>
        <w:right w:val="none" w:sz="0" w:space="0" w:color="auto"/>
      </w:divBdr>
    </w:div>
    <w:div w:id="1760252153">
      <w:bodyDiv w:val="1"/>
      <w:marLeft w:val="0"/>
      <w:marRight w:val="0"/>
      <w:marTop w:val="0"/>
      <w:marBottom w:val="0"/>
      <w:divBdr>
        <w:top w:val="none" w:sz="0" w:space="0" w:color="auto"/>
        <w:left w:val="none" w:sz="0" w:space="0" w:color="auto"/>
        <w:bottom w:val="none" w:sz="0" w:space="0" w:color="auto"/>
        <w:right w:val="none" w:sz="0" w:space="0" w:color="auto"/>
      </w:divBdr>
    </w:div>
    <w:div w:id="1801800834">
      <w:bodyDiv w:val="1"/>
      <w:marLeft w:val="0"/>
      <w:marRight w:val="0"/>
      <w:marTop w:val="0"/>
      <w:marBottom w:val="0"/>
      <w:divBdr>
        <w:top w:val="none" w:sz="0" w:space="0" w:color="auto"/>
        <w:left w:val="none" w:sz="0" w:space="0" w:color="auto"/>
        <w:bottom w:val="none" w:sz="0" w:space="0" w:color="auto"/>
        <w:right w:val="none" w:sz="0" w:space="0" w:color="auto"/>
      </w:divBdr>
    </w:div>
    <w:div w:id="198970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chede.inaf.it/consulta/mostra?selezione=62270e3a147463c860ebb1fa&amp;modalita=LONG" TargetMode="Externa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hyperlink" Target="https://doi.org/10.20371/INAF/TechRep/125"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20371/INAF/TechRep/173"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10" Type="http://schemas.openxmlformats.org/officeDocument/2006/relationships/hyperlink" Target="http://dx.doi.org/10.20371/INAF/TechRep/35" TargetMode="External"/><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hyperlink" Target="https://doi.org/10.20371/INAF/TechRep/179"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guuP16Vvf0TE+LdPzYhdQ2oFcw==">AMUW2mVtmq1a2doJw6342Wu7OMdPLtKOLe3lqKgPXhYa7XwejIuN4TwEuKwxKhJkZEGJgqoWOrjmQOZLqU2X9CDRzZMq+R+mofvfUZmf/Luo/AWp64JmEObxOvvimkOQe6krnkN66Sex3N922O9te+QpLFSfO/mSyxlAN3LfjJ4RulQCEP6M+IBs5RIhe9z9U8vjK+hj6UBh8sxJoUB5K+JVIJIDH3unldsYtL2haIz7Bh7c9hyXtHg=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549235-2C8B-4041-A4A5-9F444431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4235</Words>
  <Characters>24145</Characters>
  <Application>Microsoft Office Word</Application>
  <DocSecurity>0</DocSecurity>
  <Lines>201</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Romolo.Politi</dc:creator>
  <cp:lastModifiedBy>Romolo Politi</cp:lastModifiedBy>
  <cp:revision>5</cp:revision>
  <dcterms:created xsi:type="dcterms:W3CDTF">2022-11-16T19:30:00Z</dcterms:created>
  <dcterms:modified xsi:type="dcterms:W3CDTF">2022-11-17T09:43:00Z</dcterms:modified>
</cp:coreProperties>
</file>